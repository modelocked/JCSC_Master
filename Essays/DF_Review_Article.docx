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E345" w14:textId="77777777" w:rsidR="006C0F08" w:rsidRPr="001A163D" w:rsidRDefault="006C0F08" w:rsidP="006C0F08">
      <w:pPr>
        <w:pStyle w:val="Heading1"/>
        <w:rPr>
          <w:ins w:id="0" w:author="Adam Beatty" w:date="2026-07-20T12:08:00Z" w16du:dateUtc="2026-07-20T11:08:00Z"/>
        </w:rPr>
      </w:pPr>
      <w:ins w:id="1" w:author="Adam Beatty" w:date="2026-07-20T12:08:00Z" w16du:dateUtc="2026-07-20T11:08:00Z">
        <w:r>
          <w:t>title</w:t>
        </w:r>
      </w:ins>
    </w:p>
    <w:p w14:paraId="6D347EEB" w14:textId="77777777" w:rsidR="006C0F08" w:rsidRPr="00697FAD" w:rsidRDefault="006C0F08" w:rsidP="006C0F08">
      <w:pPr>
        <w:keepNext/>
        <w:keepLines/>
        <w:spacing w:before="160" w:after="80"/>
        <w:outlineLvl w:val="1"/>
        <w:rPr>
          <w:ins w:id="2" w:author="Adam Beatty" w:date="2026-07-20T12:08:00Z" w16du:dateUtc="2026-07-20T11:08:00Z"/>
          <w:rFonts w:ascii="Times New Roman" w:eastAsiaTheme="majorEastAsia" w:hAnsi="Times New Roman" w:cs="Times New Roman"/>
          <w:color w:val="0F4761" w:themeColor="accent1" w:themeShade="BF"/>
          <w:sz w:val="32"/>
          <w:szCs w:val="32"/>
        </w:rPr>
      </w:pPr>
      <w:ins w:id="3" w:author="Adam Beatty" w:date="2026-07-20T12:08:00Z" w16du:dateUtc="2026-07-20T11:08:00Z">
        <w:r>
          <w:rPr>
            <w:rFonts w:ascii="Times New Roman" w:eastAsiaTheme="majorEastAsia" w:hAnsi="Times New Roman" w:cs="Times New Roman"/>
            <w:color w:val="0F4761" w:themeColor="accent1" w:themeShade="BF"/>
            <w:sz w:val="32"/>
            <w:szCs w:val="32"/>
          </w:rPr>
          <w:t>Intro/abstract</w:t>
        </w:r>
      </w:ins>
    </w:p>
    <w:p w14:paraId="11F5E7B3" w14:textId="77777777" w:rsidR="006C0F08" w:rsidRDefault="006C0F08" w:rsidP="006C0F08">
      <w:pPr>
        <w:rPr>
          <w:ins w:id="4" w:author="Adam Beatty" w:date="2026-07-20T12:08:00Z" w16du:dateUtc="2026-07-20T11:08:00Z"/>
          <w:rFonts w:ascii="Times New Roman" w:hAnsi="Times New Roman" w:cs="Times New Roman"/>
        </w:rPr>
      </w:pPr>
      <w:ins w:id="5" w:author="Adam Beatty" w:date="2026-07-20T12:08:00Z" w16du:dateUtc="2026-07-20T11:08:00Z">
        <w:r w:rsidRPr="005264AE">
          <w:rPr>
            <w:rFonts w:ascii="Times New Roman" w:hAnsi="Times New Roman" w:cs="Times New Roman"/>
          </w:rPr>
          <w:t>Cheap sensors and precision strike have collapsed the interval between being seen and being hit, making exposure the defining constraint and the infantry section the decisive unit of land warfare. FPV-OWADs costing under €85,000 against €1.13 million in Javelins demonstrate that Ireland can impose deterrence-by-denial without matching a larger adversary platform-for-platform, though vehicle recapitalisation remains a separate, necessary requirement. This article argues that redesigning the section around persistent observation is necessary but insufficient: credible policy demands recognition, guiding vision, institutionalisation and wargaming. Technology creates opportunity, not capability, unless the Defence Forces can institutionalise and communicate it faster than the threat evolves.</w:t>
        </w:r>
      </w:ins>
    </w:p>
    <w:p w14:paraId="21C667EA" w14:textId="77777777" w:rsidR="006C0F08" w:rsidRPr="00503833" w:rsidRDefault="006C0F08" w:rsidP="006C0F08">
      <w:pPr>
        <w:rPr>
          <w:ins w:id="6" w:author="Adam Beatty" w:date="2026-07-20T12:08:00Z" w16du:dateUtc="2026-07-20T11:08:00Z"/>
          <w:rFonts w:ascii="Times New Roman" w:eastAsiaTheme="majorEastAsia" w:hAnsi="Times New Roman" w:cs="Times New Roman"/>
          <w:color w:val="0F4761" w:themeColor="accent1" w:themeShade="BF"/>
          <w:sz w:val="32"/>
          <w:szCs w:val="32"/>
        </w:rPr>
      </w:pPr>
    </w:p>
    <w:p w14:paraId="538D4417" w14:textId="77777777" w:rsidR="006C0F08" w:rsidRPr="00697FAD" w:rsidRDefault="006C0F08" w:rsidP="006C0F08">
      <w:pPr>
        <w:keepNext/>
        <w:keepLines/>
        <w:spacing w:before="160" w:after="80"/>
        <w:outlineLvl w:val="1"/>
        <w:rPr>
          <w:ins w:id="7" w:author="Adam Beatty" w:date="2026-07-20T12:08:00Z" w16du:dateUtc="2026-07-20T11:08:00Z"/>
          <w:rFonts w:ascii="Times New Roman" w:eastAsiaTheme="majorEastAsia" w:hAnsi="Times New Roman" w:cs="Times New Roman"/>
          <w:color w:val="0F4761" w:themeColor="accent1" w:themeShade="BF"/>
          <w:sz w:val="32"/>
          <w:szCs w:val="32"/>
        </w:rPr>
      </w:pPr>
      <w:ins w:id="8" w:author="Adam Beatty" w:date="2026-07-20T12:08:00Z" w16du:dateUtc="2026-07-20T11:08:00Z">
        <w:r>
          <w:rPr>
            <w:rFonts w:ascii="Times New Roman" w:eastAsiaTheme="majorEastAsia" w:hAnsi="Times New Roman" w:cs="Times New Roman"/>
            <w:color w:val="0F4761" w:themeColor="accent1" w:themeShade="BF"/>
            <w:sz w:val="32"/>
            <w:szCs w:val="32"/>
          </w:rPr>
          <w:t>adam (section heading will be removed)</w:t>
        </w:r>
      </w:ins>
    </w:p>
    <w:p w14:paraId="10FC38B7" w14:textId="77777777" w:rsidR="00E90AF6" w:rsidRDefault="006C0F08" w:rsidP="00E90AF6">
      <w:pPr>
        <w:rPr>
          <w:ins w:id="9" w:author="Adam Beatty" w:date="2026-07-20T13:49:00Z" w16du:dateUtc="2026-07-20T12:49:00Z"/>
          <w:rFonts w:ascii="Times New Roman" w:hAnsi="Times New Roman" w:cs="Times New Roman"/>
        </w:rPr>
      </w:pPr>
      <w:ins w:id="10" w:author="Adam Beatty" w:date="2026-07-20T12:08:00Z" w16du:dateUtc="2026-07-20T11:08:00Z">
        <w:r w:rsidRPr="00503833">
          <w:rPr>
            <w:rFonts w:ascii="Times New Roman" w:hAnsi="Times New Roman" w:cs="Times New Roman"/>
          </w:rPr>
          <w:t>Land warfare now turns on exposure: who is observed, when and how fast that observation becomes fire.</w:t>
        </w:r>
        <w:r w:rsidRPr="00503833">
          <w:rPr>
            <w:rStyle w:val="EndnoteReference"/>
            <w:rFonts w:ascii="Times New Roman" w:hAnsi="Times New Roman" w:cs="Times New Roman"/>
          </w:rPr>
          <w:footnoteReference w:id="1"/>
        </w:r>
        <w:r w:rsidRPr="00503833">
          <w:rPr>
            <w:rFonts w:ascii="Times New Roman" w:hAnsi="Times New Roman" w:cs="Times New Roman"/>
          </w:rPr>
          <w:t xml:space="preserve"> Cheap sensors and democratised precision strike have collapsed the interval between being seen and being hit, changing what movement costs.</w:t>
        </w:r>
        <w:r w:rsidRPr="00503833">
          <w:rPr>
            <w:rStyle w:val="EndnoteReference"/>
            <w:rFonts w:ascii="Times New Roman" w:hAnsi="Times New Roman" w:cs="Times New Roman"/>
          </w:rPr>
          <w:footnoteReference w:id="2"/>
        </w:r>
        <w:r w:rsidRPr="00503833">
          <w:rPr>
            <w:rFonts w:ascii="Times New Roman" w:hAnsi="Times New Roman" w:cs="Times New Roman"/>
          </w:rPr>
          <w:t xml:space="preserve"> Scholars divide between those who ask whether manoeuvre is “dead”</w:t>
        </w:r>
        <w:r w:rsidRPr="00503833">
          <w:rPr>
            <w:rStyle w:val="EndnoteReference"/>
            <w:rFonts w:ascii="Times New Roman" w:hAnsi="Times New Roman" w:cs="Times New Roman"/>
          </w:rPr>
          <w:footnoteReference w:id="3"/>
        </w:r>
        <w:r w:rsidRPr="00503833">
          <w:rPr>
            <w:rFonts w:ascii="Times New Roman" w:hAnsi="Times New Roman" w:cs="Times New Roman"/>
          </w:rPr>
          <w:t xml:space="preserve"> and those who argue that it must adapt to survive.</w:t>
        </w:r>
        <w:r w:rsidRPr="00503833">
          <w:rPr>
            <w:rStyle w:val="EndnoteReference"/>
            <w:rFonts w:ascii="Times New Roman" w:hAnsi="Times New Roman" w:cs="Times New Roman"/>
          </w:rPr>
          <w:footnoteReference w:id="4"/>
        </w:r>
        <w:r w:rsidRPr="00503833">
          <w:rPr>
            <w:rFonts w:ascii="Times New Roman" w:hAnsi="Times New Roman" w:cs="Times New Roman"/>
          </w:rPr>
          <w:t xml:space="preserve"> What is clear is that its price has risen sharply: manoeuvre survives only in the windows that sensing, concealment, electronic warfare and fires can briefly open. For Ireland, the question is whether a small force can turn that exposure problem into defensive cost.</w:t>
        </w:r>
      </w:ins>
    </w:p>
    <w:p w14:paraId="3AD5F2EC" w14:textId="05B5344D" w:rsidR="00E90AF6" w:rsidRDefault="006C0F08" w:rsidP="00E90AF6">
      <w:pPr>
        <w:rPr>
          <w:ins w:id="36" w:author="Adam Beatty" w:date="2026-07-20T13:49:00Z" w16du:dateUtc="2026-07-20T12:49:00Z"/>
          <w:rFonts w:ascii="Times New Roman" w:hAnsi="Times New Roman" w:cs="Times New Roman"/>
        </w:rPr>
      </w:pPr>
      <w:ins w:id="37" w:author="Adam Beatty" w:date="2026-07-20T12:08:00Z" w16du:dateUtc="2026-07-20T11:08:00Z">
        <w:r w:rsidRPr="00503833">
          <w:rPr>
            <w:rFonts w:ascii="Times New Roman" w:hAnsi="Times New Roman" w:cs="Times New Roman"/>
          </w:rPr>
          <w:lastRenderedPageBreak/>
          <w:t>Ireland has no national security</w:t>
        </w:r>
      </w:ins>
      <w:ins w:id="38" w:author="Adam Beatty" w:date="2026-07-20T13:51:00Z" w16du:dateUtc="2026-07-20T12:51:00Z">
        <w:r w:rsidR="0087669D">
          <w:rPr>
            <w:rFonts w:ascii="Times New Roman" w:hAnsi="Times New Roman" w:cs="Times New Roman"/>
          </w:rPr>
          <w:t xml:space="preserve"> policy</w:t>
        </w:r>
      </w:ins>
      <w:ins w:id="39" w:author="Adam Beatty" w:date="2026-07-20T12:08:00Z" w16du:dateUtc="2026-07-20T11:08:00Z">
        <w:r w:rsidRPr="00503833">
          <w:rPr>
            <w:rFonts w:ascii="Times New Roman" w:hAnsi="Times New Roman" w:cs="Times New Roman"/>
          </w:rPr>
          <w:t xml:space="preserve"> </w:t>
        </w:r>
      </w:ins>
      <w:ins w:id="40" w:author="Adam Beatty" w:date="2026-07-20T13:50:00Z" w16du:dateUtc="2026-07-20T12:50:00Z">
        <w:r w:rsidR="003B02A7">
          <w:rPr>
            <w:rFonts w:ascii="Times New Roman" w:hAnsi="Times New Roman" w:cs="Times New Roman"/>
          </w:rPr>
          <w:t xml:space="preserve">or defence </w:t>
        </w:r>
      </w:ins>
      <w:ins w:id="41" w:author="Adam Beatty" w:date="2026-07-20T12:08:00Z" w16du:dateUtc="2026-07-20T11:08:00Z">
        <w:r w:rsidRPr="00503833">
          <w:rPr>
            <w:rFonts w:ascii="Times New Roman" w:hAnsi="Times New Roman" w:cs="Times New Roman"/>
          </w:rPr>
          <w:t>s</w:t>
        </w:r>
      </w:ins>
      <w:ins w:id="42" w:author="Adam Beatty" w:date="2026-07-20T13:50:00Z" w16du:dateUtc="2026-07-20T12:50:00Z">
        <w:r w:rsidR="003B02A7">
          <w:rPr>
            <w:rFonts w:ascii="Times New Roman" w:hAnsi="Times New Roman" w:cs="Times New Roman"/>
          </w:rPr>
          <w:t>trateg</w:t>
        </w:r>
      </w:ins>
      <w:ins w:id="43" w:author="Adam Beatty" w:date="2026-07-20T13:55:00Z" w16du:dateUtc="2026-07-20T12:55:00Z">
        <w:r w:rsidR="00484E1E">
          <w:rPr>
            <w:rFonts w:ascii="Times New Roman" w:hAnsi="Times New Roman" w:cs="Times New Roman"/>
          </w:rPr>
          <w:t>y</w:t>
        </w:r>
      </w:ins>
      <w:ins w:id="44" w:author="Adam Beatty" w:date="2026-07-20T16:07:00Z" w16du:dateUtc="2026-07-20T15:07:00Z">
        <w:r w:rsidR="00FF5729">
          <w:rPr>
            <w:rFonts w:ascii="Times New Roman" w:hAnsi="Times New Roman" w:cs="Times New Roman"/>
          </w:rPr>
          <w:t>,</w:t>
        </w:r>
      </w:ins>
      <w:ins w:id="45" w:author="Adam Beatty" w:date="2026-07-20T12:08:00Z" w16du:dateUtc="2026-07-20T11:08:00Z">
        <w:r w:rsidRPr="00503833">
          <w:rPr>
            <w:rFonts w:ascii="Times New Roman" w:hAnsi="Times New Roman" w:cs="Times New Roman"/>
          </w:rPr>
          <w:t xml:space="preserve"> the Defence Policy Review</w:t>
        </w:r>
        <w:r w:rsidRPr="00503833">
          <w:rPr>
            <w:rStyle w:val="EndnoteReference"/>
            <w:rFonts w:ascii="Times New Roman" w:hAnsi="Times New Roman" w:cs="Times New Roman"/>
          </w:rPr>
          <w:footnoteReference w:id="5"/>
        </w:r>
        <w:r w:rsidRPr="00503833">
          <w:rPr>
            <w:rFonts w:ascii="Times New Roman" w:hAnsi="Times New Roman" w:cs="Times New Roman"/>
          </w:rPr>
          <w:t xml:space="preserve"> </w:t>
        </w:r>
      </w:ins>
      <w:ins w:id="53" w:author="Adam Beatty" w:date="2026-07-20T16:08:00Z">
        <w:r w:rsidR="006A27DA" w:rsidRPr="006A27DA">
          <w:rPr>
            <w:rFonts w:ascii="Times New Roman" w:hAnsi="Times New Roman" w:cs="Times New Roman"/>
          </w:rPr>
          <w:t>constituting a de facto substitute for both</w:t>
        </w:r>
      </w:ins>
      <w:ins w:id="54" w:author="Adam Beatty" w:date="2026-07-20T12:08:00Z" w16du:dateUtc="2026-07-20T11:08:00Z">
        <w:r w:rsidRPr="00503833">
          <w:rPr>
            <w:rFonts w:ascii="Times New Roman" w:hAnsi="Times New Roman" w:cs="Times New Roman"/>
          </w:rPr>
          <w:t>. The</w:t>
        </w:r>
      </w:ins>
      <w:ins w:id="55" w:author="Adam Beatty" w:date="2026-07-20T13:55:00Z" w16du:dateUtc="2026-07-20T12:55:00Z">
        <w:r w:rsidR="00E9388C">
          <w:rPr>
            <w:rFonts w:ascii="Times New Roman" w:hAnsi="Times New Roman" w:cs="Times New Roman"/>
          </w:rPr>
          <w:t>rein, the</w:t>
        </w:r>
      </w:ins>
      <w:ins w:id="56" w:author="Adam Beatty" w:date="2026-07-20T12:08:00Z" w16du:dateUtc="2026-07-20T11:08:00Z">
        <w:r w:rsidRPr="00503833">
          <w:rPr>
            <w:rFonts w:ascii="Times New Roman" w:hAnsi="Times New Roman" w:cs="Times New Roman"/>
          </w:rPr>
          <w:t xml:space="preserve"> military is tasked to “provide for the military Defence of the State from armed aggression”</w:t>
        </w:r>
      </w:ins>
      <w:ins w:id="57" w:author="Adam Beatty" w:date="2026-07-20T14:00:00Z">
        <w:r w:rsidR="00100E65" w:rsidRPr="00100E65">
          <w:rPr>
            <w:rFonts w:ascii="Times New Roman" w:hAnsi="Times New Roman" w:cs="Times New Roman"/>
          </w:rPr>
          <w:t xml:space="preserve">. Military strategy and operations provide the ways, but policy defines the ends and allocates the means. Without </w:t>
        </w:r>
      </w:ins>
      <w:ins w:id="58" w:author="Adam Beatty" w:date="2026-07-20T14:01:00Z" w16du:dateUtc="2026-07-20T13:01:00Z">
        <w:r w:rsidR="00FD2238">
          <w:rPr>
            <w:rFonts w:ascii="Times New Roman" w:hAnsi="Times New Roman" w:cs="Times New Roman"/>
          </w:rPr>
          <w:t>it</w:t>
        </w:r>
      </w:ins>
      <w:ins w:id="59" w:author="Adam Beatty" w:date="2026-07-20T14:00:00Z">
        <w:r w:rsidR="00100E65" w:rsidRPr="00100E65">
          <w:rPr>
            <w:rFonts w:ascii="Times New Roman" w:hAnsi="Times New Roman" w:cs="Times New Roman"/>
          </w:rPr>
          <w:t>, force design must infer both.</w:t>
        </w:r>
      </w:ins>
    </w:p>
    <w:p w14:paraId="433630C8" w14:textId="4F2A5D7B" w:rsidR="006C0F08" w:rsidRPr="00503833" w:rsidRDefault="006C0F08">
      <w:pPr>
        <w:rPr>
          <w:ins w:id="60" w:author="Adam Beatty" w:date="2026-07-20T12:08:00Z" w16du:dateUtc="2026-07-20T11:08:00Z"/>
          <w:rFonts w:ascii="Times New Roman" w:hAnsi="Times New Roman" w:cs="Times New Roman"/>
        </w:rPr>
        <w:pPrChange w:id="61" w:author="Adam Beatty" w:date="2026-07-20T13:49:00Z" w16du:dateUtc="2026-07-20T12:49:00Z">
          <w:pPr>
            <w:pStyle w:val="Heading2"/>
          </w:pPr>
        </w:pPrChange>
      </w:pPr>
      <w:ins w:id="62" w:author="Adam Beatty" w:date="2026-07-20T12:08:00Z" w16du:dateUtc="2026-07-20T11:08:00Z">
        <w:r w:rsidRPr="00503833">
          <w:rPr>
            <w:rFonts w:ascii="Times New Roman" w:hAnsi="Times New Roman" w:cs="Times New Roman"/>
          </w:rPr>
          <w:t>Territorial defence is no longer implausible. It remains politically constrained</w:t>
        </w:r>
        <w:r w:rsidRPr="00503833">
          <w:rPr>
            <w:rStyle w:val="FootnoteReference"/>
            <w:rFonts w:ascii="Times New Roman" w:hAnsi="Times New Roman" w:cs="Times New Roman"/>
          </w:rPr>
          <w:footnoteReference w:id="6"/>
        </w:r>
        <w:r w:rsidRPr="00503833">
          <w:rPr>
            <w:rFonts w:ascii="Times New Roman" w:hAnsi="Times New Roman" w:cs="Times New Roman"/>
          </w:rPr>
          <w:t xml:space="preserve"> and under-resourced, but force design cannot assume Europe’s post-1945 “long peace”</w:t>
        </w:r>
        <w:r w:rsidRPr="00503833">
          <w:rPr>
            <w:rStyle w:val="EndnoteReference"/>
            <w:rFonts w:ascii="Times New Roman" w:hAnsi="Times New Roman" w:cs="Times New Roman"/>
          </w:rPr>
          <w:footnoteReference w:id="7"/>
        </w:r>
        <w:r w:rsidRPr="00503833">
          <w:rPr>
            <w:rFonts w:ascii="Times New Roman" w:hAnsi="Times New Roman" w:cs="Times New Roman"/>
          </w:rPr>
          <w:t xml:space="preserve"> will continue. The dispute over Greenland</w:t>
        </w:r>
        <w:r w:rsidRPr="00503833">
          <w:rPr>
            <w:rStyle w:val="EndnoteReference"/>
            <w:rFonts w:ascii="Times New Roman" w:hAnsi="Times New Roman" w:cs="Times New Roman"/>
          </w:rPr>
          <w:footnoteReference w:id="8"/>
        </w:r>
        <w:r w:rsidRPr="00503833">
          <w:rPr>
            <w:rFonts w:ascii="Times New Roman" w:hAnsi="Times New Roman" w:cs="Times New Roman"/>
          </w:rPr>
          <w:t xml:space="preserve"> and Denmark’s response</w:t>
        </w:r>
        <w:r w:rsidRPr="00503833">
          <w:rPr>
            <w:rStyle w:val="EndnoteReference"/>
            <w:rFonts w:ascii="Times New Roman" w:hAnsi="Times New Roman" w:cs="Times New Roman"/>
          </w:rPr>
          <w:footnoteReference w:id="9"/>
        </w:r>
        <w:r w:rsidRPr="00503833">
          <w:rPr>
            <w:rFonts w:ascii="Times New Roman" w:hAnsi="Times New Roman" w:cs="Times New Roman"/>
          </w:rPr>
          <w:t xml:space="preserve"> show how quickly strategically marginal scenarios can </w:t>
        </w:r>
      </w:ins>
      <w:ins w:id="83" w:author="Adam Beatty" w:date="2026-07-20T14:01:00Z" w16du:dateUtc="2026-07-20T13:01:00Z">
        <w:r w:rsidR="00E937AC">
          <w:rPr>
            <w:rFonts w:ascii="Times New Roman" w:hAnsi="Times New Roman" w:cs="Times New Roman"/>
          </w:rPr>
          <w:t>reify</w:t>
        </w:r>
      </w:ins>
      <w:ins w:id="84" w:author="Adam Beatty" w:date="2026-07-20T12:08:00Z" w16du:dateUtc="2026-07-20T11:08:00Z">
        <w:r w:rsidRPr="00503833">
          <w:rPr>
            <w:rFonts w:ascii="Times New Roman" w:hAnsi="Times New Roman" w:cs="Times New Roman"/>
          </w:rPr>
          <w:t xml:space="preserve">. Threat perception is a poor guide to future risk. </w:t>
        </w:r>
      </w:ins>
      <w:ins w:id="85" w:author="Adam Beatty" w:date="2026-07-20T14:46:00Z" w16du:dateUtc="2026-07-20T13:46:00Z">
        <w:r w:rsidR="006F0551">
          <w:rPr>
            <w:rFonts w:ascii="Times New Roman" w:hAnsi="Times New Roman" w:cs="Times New Roman"/>
          </w:rPr>
          <w:t xml:space="preserve">Absent </w:t>
        </w:r>
      </w:ins>
      <w:ins w:id="86" w:author="Adam Beatty" w:date="2026-07-20T12:08:00Z" w16du:dateUtc="2026-07-20T11:08:00Z">
        <w:r w:rsidRPr="00503833">
          <w:rPr>
            <w:rFonts w:ascii="Times New Roman" w:hAnsi="Times New Roman" w:cs="Times New Roman"/>
          </w:rPr>
          <w:t xml:space="preserve">UxS adaptation, Ireland risks preserving yesterday’s force without a credible theory of victory for future conflict. Any force arriving by sea or air must be contested on land; that task falls primarily to light infantry. That makes the section the critical unit of analysis. </w:t>
        </w:r>
      </w:ins>
    </w:p>
    <w:p w14:paraId="10FA517C" w14:textId="45FC1A1A" w:rsidR="006C0F08" w:rsidRPr="00503833" w:rsidRDefault="006C0F08" w:rsidP="006C0F08">
      <w:pPr>
        <w:rPr>
          <w:ins w:id="87" w:author="Adam Beatty" w:date="2026-07-20T12:08:00Z" w16du:dateUtc="2026-07-20T11:08:00Z"/>
          <w:rFonts w:ascii="Times New Roman" w:hAnsi="Times New Roman" w:cs="Times New Roman"/>
        </w:rPr>
      </w:pPr>
      <w:ins w:id="88" w:author="Adam Beatty" w:date="2026-07-20T12:08:00Z" w16du:dateUtc="2026-07-20T11:08:00Z">
        <w:r w:rsidRPr="00503833">
          <w:rPr>
            <w:rFonts w:ascii="Times New Roman" w:hAnsi="Times New Roman" w:cs="Times New Roman"/>
          </w:rPr>
          <w:t>A force design problem exists because structure is being overtaken by the threat. Capability is sometimes reduced to equipment. It is better understood as the synthesis described by DOTMLPF-I.</w:t>
        </w:r>
        <w:r w:rsidRPr="00503833">
          <w:rPr>
            <w:rStyle w:val="EndnoteReference"/>
            <w:rFonts w:ascii="Times New Roman" w:hAnsi="Times New Roman" w:cs="Times New Roman"/>
          </w:rPr>
          <w:footnoteReference w:id="10"/>
        </w:r>
        <w:r w:rsidRPr="00503833">
          <w:rPr>
            <w:rFonts w:ascii="Times New Roman" w:hAnsi="Times New Roman" w:cs="Times New Roman"/>
          </w:rPr>
          <w:t xml:space="preserve"> On that basis, the section </w:t>
        </w:r>
      </w:ins>
      <w:ins w:id="96" w:author="Adam Beatty" w:date="2026-07-20T15:37:00Z" w16du:dateUtc="2026-07-20T14:37:00Z">
        <w:r w:rsidR="00ED6051">
          <w:rPr>
            <w:rFonts w:ascii="Times New Roman" w:hAnsi="Times New Roman" w:cs="Times New Roman"/>
          </w:rPr>
          <w:t>fares poorly</w:t>
        </w:r>
      </w:ins>
      <w:ins w:id="97" w:author="Adam Beatty" w:date="2026-07-20T12:08:00Z" w16du:dateUtc="2026-07-20T11:08:00Z">
        <w:r w:rsidRPr="00503833">
          <w:rPr>
            <w:rFonts w:ascii="Times New Roman" w:hAnsi="Times New Roman" w:cs="Times New Roman"/>
          </w:rPr>
          <w:t>. Its doctrine remains that of a foot-mobile light infantry section, never reconciled with the APC.</w:t>
        </w:r>
        <w:r w:rsidRPr="00503833">
          <w:rPr>
            <w:rStyle w:val="EndnoteReference"/>
            <w:rFonts w:ascii="Times New Roman" w:hAnsi="Times New Roman" w:cs="Times New Roman"/>
          </w:rPr>
          <w:footnoteReference w:id="11"/>
        </w:r>
        <w:r w:rsidRPr="00503833">
          <w:rPr>
            <w:rFonts w:ascii="Times New Roman" w:hAnsi="Times New Roman" w:cs="Times New Roman"/>
          </w:rPr>
          <w:t xml:space="preserve"> Its organisation may now be rebuilt around vehicle capacity,</w:t>
        </w:r>
        <w:r w:rsidRPr="00503833">
          <w:rPr>
            <w:rStyle w:val="EndnoteReference"/>
            <w:rFonts w:ascii="Times New Roman" w:hAnsi="Times New Roman" w:cs="Times New Roman"/>
          </w:rPr>
          <w:footnoteReference w:id="12"/>
        </w:r>
        <w:r w:rsidRPr="00503833">
          <w:rPr>
            <w:rStyle w:val="FootnoteReference"/>
            <w:rFonts w:ascii="Times New Roman" w:hAnsi="Times New Roman" w:cs="Times New Roman"/>
          </w:rPr>
          <w:t xml:space="preserve"> </w:t>
        </w:r>
        <w:r w:rsidRPr="00503833">
          <w:rPr>
            <w:rFonts w:ascii="Times New Roman" w:hAnsi="Times New Roman" w:cs="Times New Roman"/>
          </w:rPr>
          <w:t>on the constraint that one section must fit one carrier. It should not bind light infantry, which can move on foot or in soft-skin vehicles</w:t>
        </w:r>
      </w:ins>
      <w:ins w:id="105" w:author="Adam Beatty" w:date="2026-07-20T14:03:00Z" w16du:dateUtc="2026-07-20T13:03:00Z">
        <w:r w:rsidR="004672FC">
          <w:rPr>
            <w:rFonts w:ascii="Times New Roman" w:hAnsi="Times New Roman" w:cs="Times New Roman"/>
          </w:rPr>
          <w:t xml:space="preserve"> (</w:t>
        </w:r>
      </w:ins>
      <w:ins w:id="106" w:author="Adam Beatty" w:date="2026-07-20T12:08:00Z" w16du:dateUtc="2026-07-20T11:08:00Z">
        <w:r w:rsidRPr="00503833">
          <w:rPr>
            <w:rFonts w:ascii="Times New Roman" w:hAnsi="Times New Roman" w:cs="Times New Roman"/>
          </w:rPr>
          <w:t>such as the ULTV</w:t>
        </w:r>
        <w:r w:rsidRPr="00503833">
          <w:rPr>
            <w:rStyle w:val="EndnoteReference"/>
            <w:rFonts w:ascii="Times New Roman" w:hAnsi="Times New Roman" w:cs="Times New Roman"/>
          </w:rPr>
          <w:footnoteReference w:id="13"/>
        </w:r>
      </w:ins>
      <w:ins w:id="112" w:author="Adam Beatty" w:date="2026-07-20T14:03:00Z" w16du:dateUtc="2026-07-20T13:03:00Z">
        <w:r w:rsidR="00D90C21">
          <w:rPr>
            <w:rFonts w:ascii="Times New Roman" w:hAnsi="Times New Roman" w:cs="Times New Roman"/>
          </w:rPr>
          <w:t xml:space="preserve"> </w:t>
        </w:r>
      </w:ins>
      <w:ins w:id="113" w:author="Adam Beatty" w:date="2026-07-20T14:04:00Z" w16du:dateUtc="2026-07-20T13:04:00Z">
        <w:r w:rsidR="0007513B">
          <w:rPr>
            <w:rFonts w:ascii="Times New Roman" w:hAnsi="Times New Roman" w:cs="Times New Roman"/>
          </w:rPr>
          <w:t xml:space="preserve">or electric </w:t>
        </w:r>
      </w:ins>
      <w:ins w:id="114" w:author="Adam Beatty" w:date="2026-07-20T14:06:00Z" w16du:dateUtc="2026-07-20T13:06:00Z">
        <w:r w:rsidR="0005572B">
          <w:rPr>
            <w:rFonts w:ascii="Times New Roman" w:hAnsi="Times New Roman" w:cs="Times New Roman"/>
          </w:rPr>
          <w:t>bicycles</w:t>
        </w:r>
      </w:ins>
      <w:ins w:id="115" w:author="Adam Beatty" w:date="2026-07-20T14:04:00Z" w16du:dateUtc="2026-07-20T13:04:00Z">
        <w:r w:rsidR="0007513B">
          <w:rPr>
            <w:rFonts w:ascii="Times New Roman" w:hAnsi="Times New Roman" w:cs="Times New Roman"/>
          </w:rPr>
          <w:t xml:space="preserve">). </w:t>
        </w:r>
      </w:ins>
      <w:ins w:id="116" w:author="Adam Beatty" w:date="2026-07-20T14:03:00Z" w16du:dateUtc="2026-07-20T13:03:00Z">
        <w:r w:rsidR="00D90C21">
          <w:rPr>
            <w:rFonts w:ascii="Times New Roman" w:hAnsi="Times New Roman" w:cs="Times New Roman"/>
          </w:rPr>
          <w:t>T</w:t>
        </w:r>
      </w:ins>
      <w:ins w:id="117" w:author="Adam Beatty" w:date="2026-07-20T12:08:00Z" w16du:dateUtc="2026-07-20T11:08:00Z">
        <w:r w:rsidRPr="005F5376">
          <w:rPr>
            <w:rFonts w:ascii="Times New Roman" w:hAnsi="Times New Roman" w:cs="Times New Roman"/>
          </w:rPr>
          <w:t xml:space="preserve">his is a critique of a force-design constraint, not of armoured </w:t>
        </w:r>
        <w:r w:rsidRPr="005F5376">
          <w:rPr>
            <w:rFonts w:ascii="Times New Roman" w:hAnsi="Times New Roman" w:cs="Times New Roman"/>
          </w:rPr>
          <w:lastRenderedPageBreak/>
          <w:t xml:space="preserve">vehicle procurement, which remains </w:t>
        </w:r>
      </w:ins>
      <w:ins w:id="118" w:author="Adam Beatty" w:date="2026-07-20T14:24:00Z" w16du:dateUtc="2026-07-20T13:24:00Z">
        <w:r w:rsidR="00274F2E">
          <w:rPr>
            <w:rFonts w:ascii="Times New Roman" w:hAnsi="Times New Roman" w:cs="Times New Roman"/>
          </w:rPr>
          <w:t>essential</w:t>
        </w:r>
      </w:ins>
      <w:ins w:id="119" w:author="Adam Beatty" w:date="2026-07-20T12:08:00Z" w16du:dateUtc="2026-07-20T11:08:00Z">
        <w:r w:rsidRPr="005F5376">
          <w:rPr>
            <w:rFonts w:ascii="Times New Roman" w:hAnsi="Times New Roman" w:cs="Times New Roman"/>
          </w:rPr>
          <w:t>.</w:t>
        </w:r>
        <w:r>
          <w:rPr>
            <w:rFonts w:ascii="Times New Roman" w:hAnsi="Times New Roman" w:cs="Times New Roman"/>
          </w:rPr>
          <w:t xml:space="preserve"> </w:t>
        </w:r>
      </w:ins>
      <w:ins w:id="120" w:author="Adam Beatty" w:date="2026-07-20T16:08:00Z">
        <w:r w:rsidR="002364CB" w:rsidRPr="002364CB">
          <w:rPr>
            <w:rFonts w:ascii="Times New Roman" w:hAnsi="Times New Roman" w:cs="Times New Roman"/>
          </w:rPr>
          <w:t xml:space="preserve">Ireland still trains for 20th-century conventional warfare and the </w:t>
        </w:r>
      </w:ins>
      <w:ins w:id="121" w:author="Adam Beatty" w:date="2026-07-20T16:08:00Z" w16du:dateUtc="2026-07-20T15:08:00Z">
        <w:r w:rsidR="00F14FD8">
          <w:rPr>
            <w:rFonts w:ascii="Times New Roman" w:hAnsi="Times New Roman" w:cs="Times New Roman"/>
          </w:rPr>
          <w:t>peacekeeping</w:t>
        </w:r>
      </w:ins>
      <w:ins w:id="122" w:author="Adam Beatty" w:date="2026-07-20T16:09:00Z" w16du:dateUtc="2026-07-20T15:09:00Z">
        <w:r w:rsidR="00EE6241">
          <w:rPr>
            <w:rFonts w:ascii="Times New Roman" w:hAnsi="Times New Roman" w:cs="Times New Roman"/>
          </w:rPr>
          <w:t xml:space="preserve"> </w:t>
        </w:r>
      </w:ins>
      <w:ins w:id="123" w:author="Adam Beatty" w:date="2026-07-20T16:08:00Z">
        <w:r w:rsidR="002364CB" w:rsidRPr="002364CB">
          <w:rPr>
            <w:rFonts w:ascii="Times New Roman" w:hAnsi="Times New Roman" w:cs="Times New Roman"/>
          </w:rPr>
          <w:t>of the decades since</w:t>
        </w:r>
      </w:ins>
      <w:ins w:id="124" w:author="Adam Beatty" w:date="2026-07-20T12:08:00Z" w16du:dateUtc="2026-07-20T11:08:00Z">
        <w:r w:rsidRPr="00503833">
          <w:rPr>
            <w:rFonts w:ascii="Times New Roman" w:hAnsi="Times New Roman" w:cs="Times New Roman"/>
          </w:rPr>
          <w:t xml:space="preserve">. It </w:t>
        </w:r>
      </w:ins>
      <w:ins w:id="125" w:author="Adam Beatty" w:date="2026-07-20T15:38:00Z" w16du:dateUtc="2026-07-20T14:38:00Z">
        <w:r w:rsidR="00075A02">
          <w:rPr>
            <w:rFonts w:ascii="Times New Roman" w:hAnsi="Times New Roman" w:cs="Times New Roman"/>
          </w:rPr>
          <w:t>un</w:t>
        </w:r>
      </w:ins>
      <w:ins w:id="126" w:author="Adam Beatty" w:date="2026-07-20T15:56:00Z" w16du:dateUtc="2026-07-20T14:56:00Z">
        <w:r w:rsidR="00A36A03">
          <w:rPr>
            <w:rFonts w:ascii="Times New Roman" w:hAnsi="Times New Roman" w:cs="Times New Roman"/>
          </w:rPr>
          <w:t>d</w:t>
        </w:r>
      </w:ins>
      <w:ins w:id="127" w:author="Adam Beatty" w:date="2026-07-20T15:38:00Z" w16du:dateUtc="2026-07-20T14:38:00Z">
        <w:r w:rsidR="00075A02">
          <w:rPr>
            <w:rFonts w:ascii="Times New Roman" w:hAnsi="Times New Roman" w:cs="Times New Roman"/>
          </w:rPr>
          <w:t>ervalues</w:t>
        </w:r>
      </w:ins>
      <w:ins w:id="128" w:author="Adam Beatty" w:date="2026-07-20T12:08:00Z" w16du:dateUtc="2026-07-20T11:08:00Z">
        <w:r w:rsidRPr="00503833">
          <w:rPr>
            <w:rFonts w:ascii="Times New Roman" w:hAnsi="Times New Roman" w:cs="Times New Roman"/>
          </w:rPr>
          <w:t xml:space="preserve"> dispersion, “infobesity”</w:t>
        </w:r>
        <w:r w:rsidRPr="00503833">
          <w:rPr>
            <w:rStyle w:val="EndnoteReference"/>
            <w:rFonts w:ascii="Times New Roman" w:hAnsi="Times New Roman" w:cs="Times New Roman"/>
          </w:rPr>
          <w:footnoteReference w:id="14"/>
        </w:r>
        <w:r w:rsidRPr="00503833">
          <w:rPr>
            <w:rFonts w:ascii="Times New Roman" w:hAnsi="Times New Roman" w:cs="Times New Roman"/>
          </w:rPr>
          <w:t xml:space="preserve"> — the cognitive burden of sensor-rich combat — and the exposure of a section that can be found and struck on a checkpoint or logistics convoy as readily as in battle. </w:t>
        </w:r>
      </w:ins>
      <w:ins w:id="134" w:author="Adam Beatty" w:date="2026-07-20T15:56:00Z" w16du:dateUtc="2026-07-20T14:56:00Z">
        <w:r w:rsidR="00B0285B">
          <w:rPr>
            <w:rFonts w:ascii="Times New Roman" w:hAnsi="Times New Roman" w:cs="Times New Roman"/>
          </w:rPr>
          <w:t>Recent procurement</w:t>
        </w:r>
      </w:ins>
      <w:ins w:id="135" w:author="Adam Beatty" w:date="2026-07-20T15:55:00Z">
        <w:r w:rsidR="00B0285B" w:rsidRPr="00B0285B">
          <w:rPr>
            <w:rFonts w:ascii="Times New Roman" w:hAnsi="Times New Roman" w:cs="Times New Roman"/>
          </w:rPr>
          <w:t xml:space="preserve"> largely modernises the inherited infantry model</w:t>
        </w:r>
      </w:ins>
      <w:ins w:id="136" w:author="Adam Beatty" w:date="2026-07-20T12:08:00Z" w16du:dateUtc="2026-07-20T11:08:00Z">
        <w:r w:rsidRPr="00503833">
          <w:rPr>
            <w:rFonts w:ascii="Times New Roman" w:hAnsi="Times New Roman" w:cs="Times New Roman"/>
          </w:rPr>
          <w:t>.</w:t>
        </w:r>
      </w:ins>
      <w:ins w:id="137" w:author="Adam Beatty" w:date="2026-07-20T15:55:00Z" w16du:dateUtc="2026-07-20T14:55:00Z">
        <w:r w:rsidR="00DC34E8">
          <w:rPr>
            <w:rStyle w:val="FootnoteReference"/>
            <w:rFonts w:ascii="Times New Roman" w:hAnsi="Times New Roman" w:cs="Times New Roman"/>
          </w:rPr>
          <w:footnoteReference w:id="15"/>
        </w:r>
      </w:ins>
      <w:ins w:id="144" w:author="Adam Beatty" w:date="2026-07-20T12:08:00Z" w16du:dateUtc="2026-07-20T11:08:00Z">
        <w:r w:rsidRPr="00503833">
          <w:rPr>
            <w:rFonts w:ascii="Times New Roman" w:hAnsi="Times New Roman" w:cs="Times New Roman"/>
          </w:rPr>
          <w:t xml:space="preserve"> Its leadership is not configured for mission command under persistent observation.</w:t>
        </w:r>
      </w:ins>
      <w:ins w:id="145" w:author="Adam Beatty" w:date="2026-07-20T14:52:00Z" w16du:dateUtc="2026-07-20T13:52:00Z">
        <w:r w:rsidR="009A76CF">
          <w:rPr>
            <w:rStyle w:val="FootnoteReference"/>
            <w:rFonts w:ascii="Times New Roman" w:hAnsi="Times New Roman" w:cs="Times New Roman"/>
          </w:rPr>
          <w:footnoteReference w:id="16"/>
        </w:r>
      </w:ins>
      <w:ins w:id="150" w:author="Adam Beatty" w:date="2026-07-20T12:08:00Z" w16du:dateUtc="2026-07-20T11:08:00Z">
        <w:r w:rsidRPr="00503833">
          <w:rPr>
            <w:rFonts w:ascii="Times New Roman" w:hAnsi="Times New Roman" w:cs="Times New Roman"/>
          </w:rPr>
          <w:t xml:space="preserve"> It fields too few soldiers to carry the cognitive load, operate the new systems and remain cohesive once dispersed. Adding drones changes none of that. </w:t>
        </w:r>
      </w:ins>
    </w:p>
    <w:p w14:paraId="62B44397" w14:textId="50F70C3C" w:rsidR="0045513F" w:rsidRDefault="006C0F08" w:rsidP="0045513F">
      <w:pPr>
        <w:rPr>
          <w:ins w:id="151" w:author="Adam Beatty" w:date="2026-07-20T14:10:00Z" w16du:dateUtc="2026-07-20T13:10:00Z"/>
          <w:rFonts w:ascii="Times New Roman" w:hAnsi="Times New Roman" w:cs="Times New Roman"/>
        </w:rPr>
      </w:pPr>
      <w:ins w:id="152" w:author="Adam Beatty" w:date="2026-07-20T12:08:00Z" w16du:dateUtc="2026-07-20T11:08:00Z">
        <w:r w:rsidRPr="00503833">
          <w:rPr>
            <w:rFonts w:ascii="Times New Roman" w:hAnsi="Times New Roman" w:cs="Times New Roman"/>
          </w:rPr>
          <w:t>These are not uniquely Irish problems and are being reconsidered elsewhere. French reform shows one mechanised solution: the vehicle acts as a mission-configurable “weapons store”, UAS is held at the platoon, anti-armour is decentralised while heavier UAS, EW and robotic</w:t>
        </w:r>
      </w:ins>
      <w:ins w:id="153" w:author="Adam Beatty" w:date="2026-07-20T14:48:00Z" w16du:dateUtc="2026-07-20T13:48:00Z">
        <w:r w:rsidR="00B85E53">
          <w:rPr>
            <w:rFonts w:ascii="Times New Roman" w:hAnsi="Times New Roman" w:cs="Times New Roman"/>
          </w:rPr>
          <w:t>s</w:t>
        </w:r>
      </w:ins>
      <w:ins w:id="154" w:author="Adam Beatty" w:date="2026-07-20T12:08:00Z" w16du:dateUtc="2026-07-20T11:08:00Z">
        <w:r w:rsidRPr="00503833">
          <w:rPr>
            <w:rFonts w:ascii="Times New Roman" w:hAnsi="Times New Roman" w:cs="Times New Roman"/>
          </w:rPr>
          <w:t xml:space="preserve"> remain separate.</w:t>
        </w:r>
        <w:r w:rsidRPr="00503833">
          <w:rPr>
            <w:rStyle w:val="EndnoteReference"/>
            <w:rFonts w:ascii="Times New Roman" w:hAnsi="Times New Roman" w:cs="Times New Roman"/>
          </w:rPr>
          <w:footnoteReference w:id="17"/>
        </w:r>
        <w:r w:rsidRPr="00503833">
          <w:rPr>
            <w:rFonts w:ascii="Times New Roman" w:hAnsi="Times New Roman" w:cs="Times New Roman"/>
          </w:rPr>
          <w:t xml:space="preserve"> For a mechanised force, that is coherent. For Irish light and mechanised infantry, it may not suffice. The British Army’s experimental </w:t>
        </w:r>
        <w:r w:rsidRPr="00503833">
          <w:rPr>
            <w:rFonts w:ascii="Times New Roman" w:hAnsi="Times New Roman" w:cs="Times New Roman"/>
            <w:i/>
            <w:iCs/>
          </w:rPr>
          <w:t>urban-optimised</w:t>
        </w:r>
        <w:r w:rsidRPr="00503833">
          <w:rPr>
            <w:rFonts w:ascii="Times New Roman" w:hAnsi="Times New Roman" w:cs="Times New Roman"/>
          </w:rPr>
          <w:t xml:space="preserve"> Phalanx Platoon Concept</w:t>
        </w:r>
        <w:r w:rsidRPr="00503833">
          <w:rPr>
            <w:rStyle w:val="EndnoteReference"/>
            <w:rFonts w:ascii="Times New Roman" w:hAnsi="Times New Roman" w:cs="Times New Roman"/>
          </w:rPr>
          <w:footnoteReference w:id="18"/>
        </w:r>
        <w:r w:rsidRPr="00503833">
          <w:rPr>
            <w:rFonts w:ascii="Times New Roman" w:hAnsi="Times New Roman" w:cs="Times New Roman"/>
          </w:rPr>
          <w:t xml:space="preserve"> points in the same direction. Yet adaptation remains uneven. Exercises such as </w:t>
        </w:r>
        <w:r w:rsidRPr="00503833">
          <w:rPr>
            <w:rFonts w:ascii="Times New Roman" w:hAnsi="Times New Roman" w:cs="Times New Roman"/>
            <w:i/>
            <w:iCs/>
          </w:rPr>
          <w:t>Gévaudan 26</w:t>
        </w:r>
        <w:r w:rsidRPr="00503833">
          <w:rPr>
            <w:rFonts w:ascii="Times New Roman" w:hAnsi="Times New Roman" w:cs="Times New Roman"/>
          </w:rPr>
          <w:t xml:space="preserve"> and </w:t>
        </w:r>
        <w:r w:rsidRPr="00503833">
          <w:rPr>
            <w:rFonts w:ascii="Times New Roman" w:hAnsi="Times New Roman" w:cs="Times New Roman"/>
            <w:i/>
            <w:iCs/>
          </w:rPr>
          <w:t>Hedgehog</w:t>
        </w:r>
        <w:r w:rsidRPr="00503833">
          <w:rPr>
            <w:rStyle w:val="EndnoteReference"/>
            <w:rFonts w:ascii="Times New Roman" w:hAnsi="Times New Roman" w:cs="Times New Roman"/>
            <w:i/>
            <w:iCs/>
          </w:rPr>
          <w:footnoteReference w:id="19"/>
        </w:r>
        <w:r w:rsidRPr="00503833">
          <w:rPr>
            <w:rFonts w:ascii="Times New Roman" w:hAnsi="Times New Roman" w:cs="Times New Roman"/>
          </w:rPr>
          <w:t xml:space="preserve"> suggest that integrating drones is easier than adapting to the implications of persistent observation. The challenge is to redesign the infantry section around the modern battlespace.</w:t>
        </w:r>
        <w:r w:rsidRPr="00503833">
          <w:rPr>
            <w:rStyle w:val="EndnoteReference"/>
            <w:rFonts w:ascii="Times New Roman" w:hAnsi="Times New Roman" w:cs="Times New Roman"/>
          </w:rPr>
          <w:footnoteReference w:id="20"/>
        </w:r>
        <w:r w:rsidRPr="00503833">
          <w:rPr>
            <w:rFonts w:ascii="Times New Roman" w:hAnsi="Times New Roman" w:cs="Times New Roman"/>
          </w:rPr>
          <w:t xml:space="preserve"> </w:t>
        </w:r>
      </w:ins>
    </w:p>
    <w:p w14:paraId="2C2E3FB9" w14:textId="73FFB7F2" w:rsidR="006C0F08" w:rsidRPr="00503833" w:rsidRDefault="006C0F08">
      <w:pPr>
        <w:rPr>
          <w:ins w:id="177" w:author="Adam Beatty" w:date="2026-07-20T12:08:00Z" w16du:dateUtc="2026-07-20T11:08:00Z"/>
          <w:rFonts w:ascii="Times New Roman" w:hAnsi="Times New Roman" w:cs="Times New Roman"/>
        </w:rPr>
        <w:pPrChange w:id="178" w:author="Adam Beatty" w:date="2026-07-20T14:10:00Z" w16du:dateUtc="2026-07-20T13:10:00Z">
          <w:pPr>
            <w:pStyle w:val="Heading2"/>
          </w:pPr>
        </w:pPrChange>
      </w:pPr>
      <w:ins w:id="179" w:author="Adam Beatty" w:date="2026-07-20T12:08:00Z" w16du:dateUtc="2026-07-20T11:08:00Z">
        <w:r w:rsidRPr="00503833">
          <w:rPr>
            <w:rFonts w:ascii="Times New Roman" w:hAnsi="Times New Roman" w:cs="Times New Roman"/>
          </w:rPr>
          <w:lastRenderedPageBreak/>
          <w:t xml:space="preserve">Low-cost </w:t>
        </w:r>
      </w:ins>
      <w:ins w:id="180" w:author="Adam Beatty" w:date="2026-07-20T14:10:00Z" w16du:dateUtc="2026-07-20T13:10:00Z">
        <w:r w:rsidR="00F025D7">
          <w:rPr>
            <w:rFonts w:ascii="Times New Roman" w:hAnsi="Times New Roman" w:cs="Times New Roman"/>
          </w:rPr>
          <w:t>UxS</w:t>
        </w:r>
      </w:ins>
      <w:ins w:id="181" w:author="Adam Beatty" w:date="2026-07-20T12:08:00Z" w16du:dateUtc="2026-07-20T11:08:00Z">
        <w:r w:rsidRPr="00503833">
          <w:rPr>
            <w:rFonts w:ascii="Times New Roman" w:hAnsi="Times New Roman" w:cs="Times New Roman"/>
          </w:rPr>
          <w:t xml:space="preserve"> disturb </w:t>
        </w:r>
      </w:ins>
      <w:ins w:id="182" w:author="Adam Beatty" w:date="2026-07-20T14:10:00Z" w16du:dateUtc="2026-07-20T13:10:00Z">
        <w:r w:rsidR="00F025D7">
          <w:rPr>
            <w:rFonts w:ascii="Times New Roman" w:hAnsi="Times New Roman" w:cs="Times New Roman"/>
          </w:rPr>
          <w:t xml:space="preserve">relative combat power </w:t>
        </w:r>
      </w:ins>
      <w:ins w:id="183" w:author="Adam Beatty" w:date="2026-07-20T12:08:00Z" w16du:dateUtc="2026-07-20T11:08:00Z">
        <w:r w:rsidRPr="00503833">
          <w:rPr>
            <w:rFonts w:ascii="Times New Roman" w:hAnsi="Times New Roman" w:cs="Times New Roman"/>
          </w:rPr>
          <w:t>arithmetic</w:t>
        </w:r>
      </w:ins>
      <w:ins w:id="184" w:author="Adam Beatty" w:date="2026-07-20T14:11:00Z" w16du:dateUtc="2026-07-20T13:11:00Z">
        <w:r w:rsidR="001C06FB">
          <w:rPr>
            <w:rFonts w:ascii="Times New Roman" w:hAnsi="Times New Roman" w:cs="Times New Roman"/>
          </w:rPr>
          <w:t>,</w:t>
        </w:r>
      </w:ins>
      <w:ins w:id="185" w:author="Adam Beatty" w:date="2026-07-20T12:08:00Z" w16du:dateUtc="2026-07-20T11:08:00Z">
        <w:r w:rsidRPr="00503833">
          <w:rPr>
            <w:rFonts w:ascii="Times New Roman" w:hAnsi="Times New Roman" w:cs="Times New Roman"/>
          </w:rPr>
          <w:t xml:space="preserve"> a shift which the Lanchester Force Equations</w:t>
        </w:r>
        <w:r w:rsidRPr="00503833">
          <w:rPr>
            <w:rStyle w:val="EndnoteReference"/>
            <w:rFonts w:ascii="Times New Roman" w:hAnsi="Times New Roman" w:cs="Times New Roman"/>
          </w:rPr>
          <w:footnoteReference w:id="21"/>
        </w:r>
        <w:r w:rsidRPr="00503833">
          <w:rPr>
            <w:rFonts w:ascii="Times New Roman" w:hAnsi="Times New Roman" w:cs="Times New Roman"/>
          </w:rPr>
          <w:t xml:space="preserve"> and the 3:1 heuristic</w:t>
        </w:r>
        <w:r w:rsidRPr="00503833">
          <w:rPr>
            <w:rStyle w:val="EndnoteReference"/>
            <w:rFonts w:ascii="Times New Roman" w:hAnsi="Times New Roman" w:cs="Times New Roman"/>
          </w:rPr>
          <w:footnoteReference w:id="22"/>
        </w:r>
        <w:r w:rsidRPr="00503833">
          <w:rPr>
            <w:rFonts w:ascii="Times New Roman" w:hAnsi="Times New Roman" w:cs="Times New Roman"/>
          </w:rPr>
          <w:t xml:space="preserve"> help frame but cannot fully capture. They drive down the price of </w:t>
        </w:r>
      </w:ins>
      <w:ins w:id="194" w:author="Adam Beatty" w:date="2026-07-20T14:11:00Z" w16du:dateUtc="2026-07-20T13:11:00Z">
        <w:r w:rsidR="00DB2897">
          <w:rPr>
            <w:rFonts w:ascii="Times New Roman" w:hAnsi="Times New Roman" w:cs="Times New Roman"/>
          </w:rPr>
          <w:t>sustainment, detection and precision strike</w:t>
        </w:r>
      </w:ins>
      <w:ins w:id="195" w:author="Adam Beatty" w:date="2026-07-20T12:08:00Z" w16du:dateUtc="2026-07-20T11:08:00Z">
        <w:r w:rsidRPr="00503833">
          <w:rPr>
            <w:rFonts w:ascii="Times New Roman" w:hAnsi="Times New Roman" w:cs="Times New Roman"/>
          </w:rPr>
          <w:t xml:space="preserve">. </w:t>
        </w:r>
      </w:ins>
      <w:ins w:id="196" w:author="Adam Beatty" w:date="2026-07-20T16:10:00Z">
        <w:r w:rsidR="004D5438" w:rsidRPr="004D5438">
          <w:rPr>
            <w:rFonts w:ascii="Times New Roman" w:hAnsi="Times New Roman" w:cs="Times New Roman"/>
          </w:rPr>
          <w:t>A defender who can see, strike at range and attrit an attacker, using systems costing hundreds rather than millions, need not match them platform-for-platform.</w:t>
        </w:r>
      </w:ins>
      <w:ins w:id="197" w:author="Adam Beatty" w:date="2026-07-20T12:08:00Z" w16du:dateUtc="2026-07-20T11:08:00Z">
        <w:r w:rsidRPr="00503833">
          <w:rPr>
            <w:rFonts w:ascii="Times New Roman" w:hAnsi="Times New Roman" w:cs="Times New Roman"/>
          </w:rPr>
          <w:t xml:space="preserve"> The asymmetry is structural: the attacker must still mass to break through, yet massing is exactly what persistent observation punishes most. </w:t>
        </w:r>
      </w:ins>
    </w:p>
    <w:p w14:paraId="054F68B6" w14:textId="7566F3D9" w:rsidR="006C0F08" w:rsidRPr="00503833" w:rsidRDefault="006C0F08" w:rsidP="006C0F08">
      <w:pPr>
        <w:rPr>
          <w:ins w:id="198" w:author="Adam Beatty" w:date="2026-07-20T12:08:00Z" w16du:dateUtc="2026-07-20T11:08:00Z"/>
          <w:rFonts w:ascii="Times New Roman" w:hAnsi="Times New Roman" w:cs="Times New Roman"/>
        </w:rPr>
      </w:pPr>
      <w:ins w:id="199" w:author="Adam Beatty" w:date="2026-07-20T12:08:00Z" w16du:dateUtc="2026-07-20T11:08:00Z">
        <w:r w:rsidRPr="00503833">
          <w:rPr>
            <w:rFonts w:ascii="Times New Roman" w:hAnsi="Times New Roman" w:cs="Times New Roman"/>
          </w:rPr>
          <w:fldChar w:fldCharType="begin"/>
        </w:r>
        <w:r w:rsidRPr="00503833">
          <w:rPr>
            <w:rFonts w:ascii="Times New Roman" w:hAnsi="Times New Roman" w:cs="Times New Roman"/>
          </w:rPr>
          <w:instrText xml:space="preserve"> REF _Ref233053446 \h </w:instrText>
        </w:r>
        <w:r w:rsidRPr="00FF3615">
          <w:rPr>
            <w:rFonts w:ascii="Times New Roman" w:hAnsi="Times New Roman" w:cs="Times New Roman"/>
          </w:rPr>
          <w:instrText xml:space="preserve"> \* MERGEFORMAT </w:instrText>
        </w:r>
      </w:ins>
      <w:r w:rsidRPr="00503833">
        <w:rPr>
          <w:rFonts w:ascii="Times New Roman" w:hAnsi="Times New Roman" w:cs="Times New Roman"/>
        </w:rPr>
      </w:r>
      <w:ins w:id="200" w:author="Adam Beatty" w:date="2026-07-20T12:08:00Z" w16du:dateUtc="2026-07-20T11:08:00Z">
        <w:r w:rsidRPr="00503833">
          <w:rPr>
            <w:rFonts w:ascii="Times New Roman" w:hAnsi="Times New Roman" w:cs="Times New Roman"/>
          </w:rPr>
          <w:fldChar w:fldCharType="separate"/>
        </w:r>
        <w:r w:rsidRPr="00503833">
          <w:rPr>
            <w:rFonts w:ascii="Times New Roman" w:hAnsi="Times New Roman" w:cs="Times New Roman"/>
          </w:rPr>
          <w:t xml:space="preserve">Table </w:t>
        </w:r>
        <w:r w:rsidRPr="00503833">
          <w:rPr>
            <w:rFonts w:ascii="Times New Roman" w:hAnsi="Times New Roman" w:cs="Times New Roman"/>
            <w:noProof/>
          </w:rPr>
          <w:t>1</w:t>
        </w:r>
        <w:r w:rsidRPr="00503833">
          <w:rPr>
            <w:rFonts w:ascii="Times New Roman" w:hAnsi="Times New Roman" w:cs="Times New Roman"/>
          </w:rPr>
          <w:fldChar w:fldCharType="end"/>
        </w:r>
        <w:r w:rsidRPr="00503833">
          <w:rPr>
            <w:rFonts w:ascii="Times New Roman" w:hAnsi="Times New Roman" w:cs="Times New Roman"/>
          </w:rPr>
          <w:t xml:space="preserve"> shows that FPV-OWADs cannot be dismissed as cheap substitutes for Javelin.</w:t>
        </w:r>
        <w:r w:rsidRPr="00503833">
          <w:rPr>
            <w:rStyle w:val="EndnoteReference"/>
            <w:rFonts w:ascii="Times New Roman" w:hAnsi="Times New Roman" w:cs="Times New Roman"/>
          </w:rPr>
          <w:footnoteReference w:id="23"/>
        </w:r>
        <w:r w:rsidRPr="00503833">
          <w:rPr>
            <w:rFonts w:ascii="Times New Roman" w:hAnsi="Times New Roman" w:cs="Times New Roman"/>
          </w:rPr>
          <w:t xml:space="preserve"> Defeating an armoured company costs roughly €1.13 million in Javelins, compared with under €85,000 in FPV-OWADs — more than an order of magnitude less for the same task, on assumptions generous to Javelin. Ireland's recent Javelin procurement buys 44 missiles; the same budget fields thousands of FPV-OWADs. Javelin remains the </w:t>
        </w:r>
        <w:r w:rsidRPr="00E62526">
          <w:rPr>
            <w:rFonts w:ascii="Times New Roman" w:hAnsi="Times New Roman" w:cs="Times New Roman"/>
            <w:i/>
            <w:iCs/>
            <w:rPrChange w:id="213" w:author="Adam Beatty" w:date="2026-07-20T14:12:00Z" w16du:dateUtc="2026-07-20T13:12:00Z">
              <w:rPr>
                <w:rFonts w:ascii="Times New Roman" w:hAnsi="Times New Roman" w:cs="Times New Roman"/>
              </w:rPr>
            </w:rPrChange>
          </w:rPr>
          <w:t>higher-confidence kill mechanism</w:t>
        </w:r>
        <w:r w:rsidRPr="00503833">
          <w:rPr>
            <w:rFonts w:ascii="Times New Roman" w:hAnsi="Times New Roman" w:cs="Times New Roman"/>
          </w:rPr>
          <w:t xml:space="preserve">, and FPV-OWADs may require several strikes to destroy armour, but they can immobilise it for follow-on fires and reach more than an order of magnitude further. The direction is unambiguous: FPV-OWADs can no longer be ignored. </w:t>
        </w:r>
      </w:ins>
    </w:p>
    <w:p w14:paraId="5270D30D" w14:textId="77777777" w:rsidR="006C0F08" w:rsidRPr="00503833" w:rsidRDefault="006C0F08" w:rsidP="006C0F08">
      <w:pPr>
        <w:keepNext/>
        <w:jc w:val="center"/>
        <w:rPr>
          <w:ins w:id="214" w:author="Adam Beatty" w:date="2026-07-20T12:08:00Z" w16du:dateUtc="2026-07-20T11:08:00Z"/>
          <w:rFonts w:ascii="Times New Roman" w:hAnsi="Times New Roman" w:cs="Times New Roman"/>
        </w:rPr>
      </w:pPr>
      <w:ins w:id="215" w:author="Adam Beatty" w:date="2026-07-20T12:08:00Z" w16du:dateUtc="2026-07-20T11:08:00Z">
        <w:r w:rsidRPr="00503833">
          <w:rPr>
            <w:rFonts w:ascii="Times New Roman" w:hAnsi="Times New Roman" w:cs="Times New Roman"/>
            <w:noProof/>
          </w:rPr>
          <w:drawing>
            <wp:inline distT="0" distB="0" distL="0" distR="0" wp14:anchorId="6A8CAD60" wp14:editId="31E41C29">
              <wp:extent cx="3514476" cy="1444961"/>
              <wp:effectExtent l="0" t="0" r="0" b="3175"/>
              <wp:docPr id="154906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20549" name=""/>
                      <pic:cNvPicPr/>
                    </pic:nvPicPr>
                    <pic:blipFill>
                      <a:blip r:embed="rId8"/>
                      <a:stretch>
                        <a:fillRect/>
                      </a:stretch>
                    </pic:blipFill>
                    <pic:spPr>
                      <a:xfrm>
                        <a:off x="0" y="0"/>
                        <a:ext cx="3521470" cy="1447837"/>
                      </a:xfrm>
                      <a:prstGeom prst="rect">
                        <a:avLst/>
                      </a:prstGeom>
                    </pic:spPr>
                  </pic:pic>
                </a:graphicData>
              </a:graphic>
            </wp:inline>
          </w:drawing>
        </w:r>
      </w:ins>
    </w:p>
    <w:p w14:paraId="4D5D77C2" w14:textId="77777777" w:rsidR="006C0F08" w:rsidRPr="00503833" w:rsidRDefault="006C0F08" w:rsidP="006C0F08">
      <w:pPr>
        <w:pStyle w:val="Caption"/>
        <w:jc w:val="center"/>
        <w:rPr>
          <w:ins w:id="216" w:author="Adam Beatty" w:date="2026-07-20T12:08:00Z" w16du:dateUtc="2026-07-20T11:08:00Z"/>
          <w:rFonts w:ascii="Times New Roman" w:hAnsi="Times New Roman" w:cs="Times New Roman"/>
        </w:rPr>
      </w:pPr>
      <w:ins w:id="217" w:author="Adam Beatty" w:date="2026-07-20T12:08:00Z" w16du:dateUtc="2026-07-20T11:08:00Z">
        <w:r w:rsidRPr="00503833">
          <w:rPr>
            <w:rFonts w:ascii="Times New Roman" w:hAnsi="Times New Roman" w:cs="Times New Roman"/>
          </w:rPr>
          <w:t xml:space="preserve">Table </w:t>
        </w:r>
        <w:r w:rsidRPr="00503833">
          <w:rPr>
            <w:rFonts w:ascii="Times New Roman" w:hAnsi="Times New Roman" w:cs="Times New Roman"/>
          </w:rPr>
          <w:fldChar w:fldCharType="begin"/>
        </w:r>
        <w:r w:rsidRPr="00503833">
          <w:rPr>
            <w:rFonts w:ascii="Times New Roman" w:hAnsi="Times New Roman" w:cs="Times New Roman"/>
          </w:rPr>
          <w:instrText xml:space="preserve"> SEQ Table \* ARABIC </w:instrText>
        </w:r>
        <w:r w:rsidRPr="00503833">
          <w:rPr>
            <w:rFonts w:ascii="Times New Roman" w:hAnsi="Times New Roman" w:cs="Times New Roman"/>
          </w:rPr>
          <w:fldChar w:fldCharType="separate"/>
        </w:r>
        <w:r w:rsidRPr="00503833">
          <w:rPr>
            <w:rFonts w:ascii="Times New Roman" w:hAnsi="Times New Roman" w:cs="Times New Roman"/>
            <w:noProof/>
          </w:rPr>
          <w:t>1</w:t>
        </w:r>
        <w:r w:rsidRPr="00503833">
          <w:rPr>
            <w:rFonts w:ascii="Times New Roman" w:hAnsi="Times New Roman" w:cs="Times New Roman"/>
            <w:noProof/>
          </w:rPr>
          <w:fldChar w:fldCharType="end"/>
        </w:r>
        <w:r w:rsidRPr="00503833">
          <w:rPr>
            <w:rFonts w:ascii="Times New Roman" w:hAnsi="Times New Roman" w:cs="Times New Roman"/>
          </w:rPr>
          <w:t>. Comparative Anti-Armour Cost-Imposition Model: ATGMs versus FPV-OWADs and Loitering-OWADs</w:t>
        </w:r>
      </w:ins>
    </w:p>
    <w:p w14:paraId="15C825BF" w14:textId="30D5986E" w:rsidR="006C0F08" w:rsidRPr="00503833" w:rsidRDefault="006C0F08" w:rsidP="006C0F08">
      <w:pPr>
        <w:rPr>
          <w:ins w:id="218" w:author="Adam Beatty" w:date="2026-07-20T12:08:00Z" w16du:dateUtc="2026-07-20T11:08:00Z"/>
          <w:rFonts w:ascii="Times New Roman" w:hAnsi="Times New Roman" w:cs="Times New Roman"/>
        </w:rPr>
      </w:pPr>
      <w:ins w:id="219" w:author="Adam Beatty" w:date="2026-07-20T12:08:00Z" w16du:dateUtc="2026-07-20T11:08:00Z">
        <w:r w:rsidRPr="00503833">
          <w:rPr>
            <w:rFonts w:ascii="Times New Roman" w:hAnsi="Times New Roman" w:cs="Times New Roman"/>
          </w:rPr>
          <w:t xml:space="preserve">Ireland </w:t>
        </w:r>
      </w:ins>
      <w:ins w:id="220" w:author="Adam Beatty" w:date="2026-07-20T14:13:00Z" w16du:dateUtc="2026-07-20T13:13:00Z">
        <w:r w:rsidR="00F01A14">
          <w:rPr>
            <w:rFonts w:ascii="Times New Roman" w:hAnsi="Times New Roman" w:cs="Times New Roman"/>
          </w:rPr>
          <w:t>approaches</w:t>
        </w:r>
      </w:ins>
      <w:ins w:id="221" w:author="Adam Beatty" w:date="2026-07-20T12:08:00Z" w16du:dateUtc="2026-07-20T11:08:00Z">
        <w:r w:rsidRPr="00503833">
          <w:rPr>
            <w:rFonts w:ascii="Times New Roman" w:hAnsi="Times New Roman" w:cs="Times New Roman"/>
          </w:rPr>
          <w:t xml:space="preserve"> territorial defence through efficiency and restraint</w:t>
        </w:r>
      </w:ins>
      <w:ins w:id="222" w:author="Adam Beatty" w:date="2026-07-20T14:13:00Z" w16du:dateUtc="2026-07-20T13:13:00Z">
        <w:r w:rsidR="00F01A14">
          <w:rPr>
            <w:rFonts w:ascii="Times New Roman" w:hAnsi="Times New Roman" w:cs="Times New Roman"/>
          </w:rPr>
          <w:t>.</w:t>
        </w:r>
        <w:r w:rsidR="00F01A14" w:rsidRPr="00503833">
          <w:rPr>
            <w:rStyle w:val="EndnoteReference"/>
            <w:rFonts w:ascii="Times New Roman" w:hAnsi="Times New Roman" w:cs="Times New Roman"/>
          </w:rPr>
          <w:footnoteReference w:id="24"/>
        </w:r>
      </w:ins>
      <w:ins w:id="229" w:author="Adam Beatty" w:date="2026-07-20T12:08:00Z" w16du:dateUtc="2026-07-20T11:08:00Z">
        <w:r w:rsidRPr="00503833">
          <w:rPr>
            <w:rFonts w:ascii="Times New Roman" w:hAnsi="Times New Roman" w:cs="Times New Roman"/>
          </w:rPr>
          <w:t xml:space="preserve"> UxS change what that premise can buy: if cheap precision systems can make lodgement, movement and sustainment costly, the constraint shifts from money to organisation. </w:t>
        </w:r>
        <w:r w:rsidRPr="00EC5114">
          <w:rPr>
            <w:rFonts w:ascii="Times New Roman" w:hAnsi="Times New Roman" w:cs="Times New Roman"/>
            <w:i/>
            <w:iCs/>
            <w:rPrChange w:id="230" w:author="Adam Beatty" w:date="2026-07-20T14:14:00Z" w16du:dateUtc="2026-07-20T13:14:00Z">
              <w:rPr>
                <w:rFonts w:ascii="Times New Roman" w:hAnsi="Times New Roman" w:cs="Times New Roman"/>
              </w:rPr>
            </w:rPrChange>
          </w:rPr>
          <w:t>Deterrence-by-denial</w:t>
        </w:r>
        <w:r w:rsidRPr="00503833">
          <w:rPr>
            <w:rFonts w:ascii="Times New Roman" w:hAnsi="Times New Roman" w:cs="Times New Roman"/>
          </w:rPr>
          <w:t xml:space="preserve"> here means making an attacker doubt that victory will be quick or cheap. A defender need only impose enough delay, attrition and uncertainty </w:t>
        </w:r>
      </w:ins>
      <w:ins w:id="231" w:author="Adam Beatty" w:date="2026-07-20T14:15:00Z">
        <w:r w:rsidR="004E4C5F" w:rsidRPr="004E4C5F">
          <w:rPr>
            <w:rFonts w:ascii="Times New Roman" w:hAnsi="Times New Roman" w:cs="Times New Roman"/>
          </w:rPr>
          <w:t>until the operation becomes unacceptable to the aggressor.</w:t>
        </w:r>
      </w:ins>
    </w:p>
    <w:p w14:paraId="6B0AECCC" w14:textId="77777777" w:rsidR="00873F11" w:rsidRDefault="00E5600D" w:rsidP="00873F11">
      <w:pPr>
        <w:rPr>
          <w:ins w:id="232" w:author="Adam Beatty" w:date="2026-07-20T14:17:00Z" w16du:dateUtc="2026-07-20T13:17:00Z"/>
          <w:rFonts w:ascii="Times New Roman" w:hAnsi="Times New Roman" w:cs="Times New Roman"/>
        </w:rPr>
      </w:pPr>
      <w:ins w:id="233" w:author="Adam Beatty" w:date="2026-07-20T14:15:00Z" w16du:dateUtc="2026-07-20T13:15:00Z">
        <w:r>
          <w:rPr>
            <w:rFonts w:ascii="Times New Roman" w:hAnsi="Times New Roman" w:cs="Times New Roman"/>
          </w:rPr>
          <w:t>Ireland’s</w:t>
        </w:r>
      </w:ins>
      <w:ins w:id="234" w:author="Adam Beatty" w:date="2026-07-20T12:08:00Z" w16du:dateUtc="2026-07-20T11:08:00Z">
        <w:r w:rsidR="006C0F08" w:rsidRPr="00503833">
          <w:rPr>
            <w:rFonts w:ascii="Times New Roman" w:hAnsi="Times New Roman" w:cs="Times New Roman"/>
          </w:rPr>
          <w:t xml:space="preserve"> pace of change is uncertain and programmes are mid-stream</w:t>
        </w:r>
      </w:ins>
      <w:ins w:id="235" w:author="Adam Beatty" w:date="2026-07-20T14:16:00Z" w16du:dateUtc="2026-07-20T13:16:00Z">
        <w:r w:rsidR="00C47417">
          <w:rPr>
            <w:rFonts w:ascii="Times New Roman" w:hAnsi="Times New Roman" w:cs="Times New Roman"/>
          </w:rPr>
          <w:t>. T</w:t>
        </w:r>
      </w:ins>
      <w:ins w:id="236" w:author="Adam Beatty" w:date="2026-07-20T12:08:00Z" w16du:dateUtc="2026-07-20T11:08:00Z">
        <w:r w:rsidR="006C0F08" w:rsidRPr="00503833">
          <w:rPr>
            <w:rFonts w:ascii="Times New Roman" w:hAnsi="Times New Roman" w:cs="Times New Roman"/>
          </w:rPr>
          <w:t xml:space="preserve">hat is not a reason to stand still. Vehicle capacity matters: it shapes lift, sustainment, command and mobility. </w:t>
        </w:r>
      </w:ins>
      <w:ins w:id="237" w:author="Adam Beatty" w:date="2026-07-20T14:16:00Z" w16du:dateUtc="2026-07-20T13:16:00Z">
        <w:r w:rsidR="00A77E5D">
          <w:rPr>
            <w:rFonts w:ascii="Times New Roman" w:hAnsi="Times New Roman" w:cs="Times New Roman"/>
          </w:rPr>
          <w:t>T</w:t>
        </w:r>
      </w:ins>
      <w:ins w:id="238" w:author="Adam Beatty" w:date="2026-07-20T12:08:00Z" w16du:dateUtc="2026-07-20T11:08:00Z">
        <w:r w:rsidR="006C0F08" w:rsidRPr="00503833">
          <w:rPr>
            <w:rFonts w:ascii="Times New Roman" w:hAnsi="Times New Roman" w:cs="Times New Roman"/>
          </w:rPr>
          <w:t xml:space="preserve">he </w:t>
        </w:r>
        <w:r w:rsidR="006C0F08" w:rsidRPr="00503833">
          <w:rPr>
            <w:rFonts w:ascii="Times New Roman" w:hAnsi="Times New Roman" w:cs="Times New Roman"/>
          </w:rPr>
          <w:lastRenderedPageBreak/>
          <w:t>threat should come first for light infantry</w:t>
        </w:r>
      </w:ins>
      <w:ins w:id="239" w:author="Adam Beatty" w:date="2026-07-20T14:16:00Z" w16du:dateUtc="2026-07-20T13:16:00Z">
        <w:r w:rsidR="00A77E5D">
          <w:rPr>
            <w:rFonts w:ascii="Times New Roman" w:hAnsi="Times New Roman" w:cs="Times New Roman"/>
          </w:rPr>
          <w:t>, who</w:t>
        </w:r>
      </w:ins>
      <w:ins w:id="240" w:author="Adam Beatty" w:date="2026-07-20T12:08:00Z" w16du:dateUtc="2026-07-20T11:08:00Z">
        <w:r w:rsidR="006C0F08" w:rsidRPr="00503833">
          <w:rPr>
            <w:rFonts w:ascii="Times New Roman" w:hAnsi="Times New Roman" w:cs="Times New Roman"/>
          </w:rPr>
          <w:t xml:space="preserve"> may not</w:t>
        </w:r>
      </w:ins>
      <w:ins w:id="241" w:author="Adam Beatty" w:date="2026-07-20T14:16:00Z" w16du:dateUtc="2026-07-20T13:16:00Z">
        <w:r w:rsidR="00384AB0">
          <w:rPr>
            <w:rFonts w:ascii="Times New Roman" w:hAnsi="Times New Roman" w:cs="Times New Roman"/>
          </w:rPr>
          <w:t xml:space="preserve"> always</w:t>
        </w:r>
      </w:ins>
      <w:ins w:id="242" w:author="Adam Beatty" w:date="2026-07-20T12:08:00Z" w16du:dateUtc="2026-07-20T11:08:00Z">
        <w:r w:rsidR="006C0F08" w:rsidRPr="00503833">
          <w:rPr>
            <w:rFonts w:ascii="Times New Roman" w:hAnsi="Times New Roman" w:cs="Times New Roman"/>
          </w:rPr>
          <w:t xml:space="preserve"> need armour. A survivable light section is not waiting on a vehicle programme. It is available now, held back by constraint</w:t>
        </w:r>
      </w:ins>
      <w:ins w:id="243" w:author="Adam Beatty" w:date="2026-07-20T14:17:00Z" w16du:dateUtc="2026-07-20T13:17:00Z">
        <w:r w:rsidR="001932E3">
          <w:rPr>
            <w:rFonts w:ascii="Times New Roman" w:hAnsi="Times New Roman" w:cs="Times New Roman"/>
          </w:rPr>
          <w:t>s</w:t>
        </w:r>
      </w:ins>
      <w:ins w:id="244" w:author="Adam Beatty" w:date="2026-07-20T12:08:00Z" w16du:dateUtc="2026-07-20T11:08:00Z">
        <w:r w:rsidR="006C0F08" w:rsidRPr="00503833">
          <w:rPr>
            <w:rFonts w:ascii="Times New Roman" w:hAnsi="Times New Roman" w:cs="Times New Roman"/>
          </w:rPr>
          <w:t xml:space="preserve"> borrowed from another kind of infantry.</w:t>
        </w:r>
      </w:ins>
    </w:p>
    <w:p w14:paraId="13AA88C5" w14:textId="32185894" w:rsidR="006C0F08" w:rsidRPr="00873F11" w:rsidRDefault="006C0F08">
      <w:pPr>
        <w:rPr>
          <w:ins w:id="245" w:author="Adam Beatty" w:date="2026-07-20T12:08:00Z" w16du:dateUtc="2026-07-20T11:08:00Z"/>
          <w:rFonts w:ascii="Times New Roman" w:hAnsi="Times New Roman" w:cs="Times New Roman"/>
          <w:rPrChange w:id="246" w:author="Adam Beatty" w:date="2026-07-20T14:17:00Z" w16du:dateUtc="2026-07-20T13:17:00Z">
            <w:rPr>
              <w:ins w:id="247" w:author="Adam Beatty" w:date="2026-07-20T12:08:00Z" w16du:dateUtc="2026-07-20T11:08:00Z"/>
              <w:rFonts w:ascii="Times New Roman" w:eastAsiaTheme="majorEastAsia" w:hAnsi="Times New Roman" w:cs="Times New Roman"/>
              <w:color w:val="0F4761" w:themeColor="accent1" w:themeShade="BF"/>
              <w:sz w:val="32"/>
              <w:szCs w:val="32"/>
            </w:rPr>
          </w:rPrChange>
        </w:rPr>
        <w:pPrChange w:id="248" w:author="Adam Beatty" w:date="2026-07-20T14:17:00Z" w16du:dateUtc="2026-07-20T13:17:00Z">
          <w:pPr>
            <w:keepNext/>
            <w:keepLines/>
            <w:spacing w:before="160" w:after="80"/>
            <w:outlineLvl w:val="1"/>
          </w:pPr>
        </w:pPrChange>
      </w:pPr>
      <w:ins w:id="249" w:author="Adam Beatty" w:date="2026-07-20T12:08:00Z" w16du:dateUtc="2026-07-20T11:08:00Z">
        <w:r>
          <w:rPr>
            <w:rFonts w:ascii="Times New Roman" w:eastAsiaTheme="majorEastAsia" w:hAnsi="Times New Roman" w:cs="Times New Roman"/>
            <w:color w:val="0F4761" w:themeColor="accent1" w:themeShade="BF"/>
            <w:sz w:val="32"/>
            <w:szCs w:val="32"/>
          </w:rPr>
          <w:t>OB (section heading will be removed)</w:t>
        </w:r>
      </w:ins>
    </w:p>
    <w:p w14:paraId="104DB3ED" w14:textId="317BA8E6" w:rsidR="006C0F08" w:rsidRPr="00FF3615" w:rsidRDefault="006C0F08" w:rsidP="006C0F08">
      <w:pPr>
        <w:rPr>
          <w:ins w:id="250" w:author="Adam Beatty" w:date="2026-07-20T12:08:00Z" w16du:dateUtc="2026-07-20T11:08:00Z"/>
          <w:rFonts w:ascii="Times New Roman" w:hAnsi="Times New Roman" w:cs="Times New Roman"/>
          <w:lang w:val="en-US"/>
        </w:rPr>
      </w:pPr>
      <w:ins w:id="251" w:author="Adam Beatty" w:date="2026-07-20T12:08:00Z" w16du:dateUtc="2026-07-20T11:08:00Z">
        <w:r w:rsidRPr="00FF3615">
          <w:rPr>
            <w:rFonts w:ascii="Times New Roman" w:hAnsi="Times New Roman" w:cs="Times New Roman"/>
            <w:lang w:val="en-US"/>
          </w:rPr>
          <w:t>UxS are not simply another item of equipment; they are changing the relationship between mass, precision, persistence and survivability</w:t>
        </w:r>
      </w:ins>
      <w:ins w:id="252" w:author="Adam Beatty" w:date="2026-07-20T13:20:00Z" w16du:dateUtc="2026-07-20T12:20:00Z">
        <w:r w:rsidR="00154FB3">
          <w:rPr>
            <w:rFonts w:ascii="Times New Roman" w:hAnsi="Times New Roman" w:cs="Times New Roman"/>
            <w:lang w:val="en-US"/>
          </w:rPr>
          <w:t>.</w:t>
        </w:r>
      </w:ins>
      <w:ins w:id="253" w:author="Adam Beatty" w:date="2026-07-20T12:08:00Z" w16du:dateUtc="2026-07-20T11:08:00Z">
        <w:r w:rsidRPr="00154FB3">
          <w:rPr>
            <w:rFonts w:ascii="Times New Roman" w:hAnsi="Times New Roman" w:cs="Times New Roman"/>
            <w:vertAlign w:val="superscript"/>
            <w:lang w:val="en-US"/>
            <w:rPrChange w:id="254" w:author="Adam Beatty" w:date="2026-07-20T13:20:00Z" w16du:dateUtc="2026-07-20T12:20:00Z">
              <w:rPr>
                <w:rFonts w:ascii="Times New Roman" w:hAnsi="Times New Roman" w:cs="Times New Roman"/>
                <w:lang w:val="en-US"/>
              </w:rPr>
            </w:rPrChange>
          </w:rPr>
          <w:footnoteReference w:id="25"/>
        </w:r>
        <w:r w:rsidRPr="00FF3615">
          <w:rPr>
            <w:rFonts w:ascii="Times New Roman" w:hAnsi="Times New Roman" w:cs="Times New Roman"/>
            <w:lang w:val="en-US"/>
          </w:rPr>
          <w:t xml:space="preserve"> Military organisations have repeatedly mistaken new technology for additive equipment, adapting existing structures rather than reconsidering them.</w:t>
        </w:r>
        <w:r w:rsidRPr="00154FB3">
          <w:rPr>
            <w:rFonts w:ascii="Times New Roman" w:hAnsi="Times New Roman" w:cs="Times New Roman"/>
            <w:vertAlign w:val="superscript"/>
            <w:lang w:val="en-US"/>
            <w:rPrChange w:id="268" w:author="Adam Beatty" w:date="2026-07-20T13:21:00Z" w16du:dateUtc="2026-07-20T12:21:00Z">
              <w:rPr>
                <w:rFonts w:ascii="Times New Roman" w:hAnsi="Times New Roman" w:cs="Times New Roman"/>
                <w:lang w:val="en-US"/>
              </w:rPr>
            </w:rPrChange>
          </w:rPr>
          <w:footnoteReference w:id="26"/>
        </w:r>
        <w:r w:rsidRPr="00FF3615">
          <w:rPr>
            <w:rFonts w:ascii="Times New Roman" w:hAnsi="Times New Roman" w:cs="Times New Roman"/>
            <w:lang w:val="en-US"/>
          </w:rPr>
          <w:t xml:space="preserve"> </w:t>
        </w:r>
      </w:ins>
      <w:ins w:id="274" w:author="Adam Beatty" w:date="2026-07-20T13:37:00Z">
        <w:r w:rsidR="00896123" w:rsidRPr="00896123">
          <w:rPr>
            <w:rFonts w:ascii="Times New Roman" w:hAnsi="Times New Roman" w:cs="Times New Roman"/>
          </w:rPr>
          <w:t>Pebay’s critique of French</w:t>
        </w:r>
      </w:ins>
      <w:ins w:id="275" w:author="Adam Beatty" w:date="2026-07-20T13:37:00Z" w16du:dateUtc="2026-07-20T12:37:00Z">
        <w:r w:rsidR="00F530D3">
          <w:rPr>
            <w:rFonts w:ascii="Times New Roman" w:hAnsi="Times New Roman" w:cs="Times New Roman"/>
          </w:rPr>
          <w:t xml:space="preserve"> “</w:t>
        </w:r>
      </w:ins>
      <w:ins w:id="276" w:author="Adam Beatty" w:date="2026-07-20T13:37:00Z">
        <w:r w:rsidR="00F530D3" w:rsidRPr="00F530D3">
          <w:rPr>
            <w:rFonts w:ascii="Times New Roman" w:hAnsi="Times New Roman" w:cs="Times New Roman"/>
          </w:rPr>
          <w:t>one-size-fits-al</w:t>
        </w:r>
      </w:ins>
      <w:ins w:id="277" w:author="Adam Beatty" w:date="2026-07-20T13:37:00Z" w16du:dateUtc="2026-07-20T12:37:00Z">
        <w:r w:rsidR="00F530D3">
          <w:rPr>
            <w:rFonts w:ascii="Times New Roman" w:hAnsi="Times New Roman" w:cs="Times New Roman"/>
          </w:rPr>
          <w:t>l”</w:t>
        </w:r>
      </w:ins>
      <w:ins w:id="278" w:author="Adam Beatty" w:date="2026-07-20T13:37:00Z">
        <w:r w:rsidR="00896123" w:rsidRPr="00896123">
          <w:rPr>
            <w:rFonts w:ascii="Times New Roman" w:hAnsi="Times New Roman" w:cs="Times New Roman"/>
          </w:rPr>
          <w:t xml:space="preserve"> reform</w:t>
        </w:r>
      </w:ins>
      <w:ins w:id="279" w:author="Adam Beatty" w:date="2026-07-20T13:38:00Z" w16du:dateUtc="2026-07-20T12:38:00Z">
        <w:r w:rsidR="0044339F">
          <w:rPr>
            <w:rStyle w:val="FootnoteReference"/>
            <w:rFonts w:ascii="Times New Roman" w:hAnsi="Times New Roman" w:cs="Times New Roman"/>
          </w:rPr>
          <w:footnoteReference w:id="27"/>
        </w:r>
      </w:ins>
      <w:ins w:id="284" w:author="Adam Beatty" w:date="2026-07-20T13:37:00Z">
        <w:r w:rsidR="00896123" w:rsidRPr="00896123">
          <w:rPr>
            <w:rFonts w:ascii="Times New Roman" w:hAnsi="Times New Roman" w:cs="Times New Roman"/>
          </w:rPr>
          <w:t xml:space="preserve"> is Betts’s “conservative progressivism” in practice: </w:t>
        </w:r>
      </w:ins>
      <w:ins w:id="285" w:author="Adam Beatty" w:date="2026-07-20T13:43:00Z">
        <w:r w:rsidR="00F13E5A" w:rsidRPr="00F13E5A">
          <w:rPr>
            <w:rFonts w:ascii="Times New Roman" w:hAnsi="Times New Roman" w:cs="Times New Roman"/>
          </w:rPr>
          <w:t>ambitious reform</w:t>
        </w:r>
      </w:ins>
      <w:ins w:id="286" w:author="Adam Beatty" w:date="2026-07-20T13:43:00Z" w16du:dateUtc="2026-07-20T12:43:00Z">
        <w:r w:rsidR="00A8105E">
          <w:rPr>
            <w:rFonts w:ascii="Times New Roman" w:hAnsi="Times New Roman" w:cs="Times New Roman"/>
          </w:rPr>
          <w:t xml:space="preserve"> </w:t>
        </w:r>
      </w:ins>
      <w:ins w:id="287" w:author="Adam Beatty" w:date="2026-07-20T13:44:00Z" w16du:dateUtc="2026-07-20T12:44:00Z">
        <w:r w:rsidR="00FF0CEC">
          <w:rPr>
            <w:rFonts w:ascii="Times New Roman" w:hAnsi="Times New Roman" w:cs="Times New Roman"/>
          </w:rPr>
          <w:t>which</w:t>
        </w:r>
      </w:ins>
      <w:ins w:id="288" w:author="Adam Beatty" w:date="2026-07-20T13:43:00Z">
        <w:r w:rsidR="00A8105E" w:rsidRPr="00A8105E">
          <w:rPr>
            <w:rFonts w:ascii="Times New Roman" w:hAnsi="Times New Roman" w:cs="Times New Roman"/>
          </w:rPr>
          <w:t xml:space="preserve"> risks substituting breadth for focus.</w:t>
        </w:r>
      </w:ins>
      <w:ins w:id="289" w:author="Adam Beatty" w:date="2026-07-20T13:37:00Z">
        <w:r w:rsidR="00896123" w:rsidRPr="00896123">
          <w:rPr>
            <w:rFonts w:ascii="Times New Roman" w:hAnsi="Times New Roman" w:cs="Times New Roman"/>
            <w:lang w:val="en-US"/>
          </w:rPr>
          <w:t xml:space="preserve"> </w:t>
        </w:r>
      </w:ins>
      <w:ins w:id="290" w:author="Adam Beatty" w:date="2026-07-20T12:08:00Z" w16du:dateUtc="2026-07-20T11:08:00Z">
        <w:r w:rsidRPr="00FF3615">
          <w:rPr>
            <w:rFonts w:ascii="Times New Roman" w:hAnsi="Times New Roman" w:cs="Times New Roman"/>
            <w:lang w:val="en-US"/>
          </w:rPr>
          <w:t xml:space="preserve">Ireland’s </w:t>
        </w:r>
      </w:ins>
      <w:ins w:id="291" w:author="Adam Beatty" w:date="2026-07-20T13:44:00Z" w16du:dateUtc="2026-07-20T12:44:00Z">
        <w:r w:rsidR="006F661D">
          <w:rPr>
            <w:rFonts w:ascii="Times New Roman" w:hAnsi="Times New Roman" w:cs="Times New Roman"/>
            <w:lang w:val="en-US"/>
          </w:rPr>
          <w:t>forces</w:t>
        </w:r>
      </w:ins>
      <w:ins w:id="292" w:author="Adam Beatty" w:date="2026-07-20T12:08:00Z" w16du:dateUtc="2026-07-20T11:08:00Z">
        <w:r w:rsidRPr="00FF3615">
          <w:rPr>
            <w:rFonts w:ascii="Times New Roman" w:hAnsi="Times New Roman" w:cs="Times New Roman"/>
            <w:lang w:val="en-US"/>
          </w:rPr>
          <w:t xml:space="preserve"> are already personnel- and resource-constrained.</w:t>
        </w:r>
        <w:r w:rsidRPr="00154FB3">
          <w:rPr>
            <w:rFonts w:ascii="Times New Roman" w:hAnsi="Times New Roman" w:cs="Times New Roman"/>
            <w:vertAlign w:val="superscript"/>
            <w:lang w:val="en-US"/>
            <w:rPrChange w:id="293" w:author="Adam Beatty" w:date="2026-07-20T13:21:00Z" w16du:dateUtc="2026-07-20T12:21:00Z">
              <w:rPr>
                <w:rFonts w:ascii="Times New Roman" w:hAnsi="Times New Roman" w:cs="Times New Roman"/>
                <w:lang w:val="en-US"/>
              </w:rPr>
            </w:rPrChange>
          </w:rPr>
          <w:footnoteReference w:id="28"/>
        </w:r>
        <w:r w:rsidRPr="00FF3615">
          <w:rPr>
            <w:rFonts w:ascii="Times New Roman" w:hAnsi="Times New Roman" w:cs="Times New Roman"/>
            <w:lang w:val="en-US"/>
          </w:rPr>
          <w:t xml:space="preserve"> UxS nevertheless create opportunities to offset manpower shortages and keep soldiers out of the most exposed tasks.</w:t>
        </w:r>
        <w:r w:rsidRPr="00154FB3">
          <w:rPr>
            <w:rFonts w:ascii="Times New Roman" w:hAnsi="Times New Roman" w:cs="Times New Roman"/>
            <w:vertAlign w:val="superscript"/>
            <w:lang w:val="en-US"/>
            <w:rPrChange w:id="301" w:author="Adam Beatty" w:date="2026-07-20T13:21:00Z" w16du:dateUtc="2026-07-20T12:21:00Z">
              <w:rPr>
                <w:rFonts w:ascii="Times New Roman" w:hAnsi="Times New Roman" w:cs="Times New Roman"/>
                <w:lang w:val="en-US"/>
              </w:rPr>
            </w:rPrChange>
          </w:rPr>
          <w:footnoteReference w:id="29"/>
        </w:r>
      </w:ins>
      <w:ins w:id="307" w:author="Adam Beatty" w:date="2026-07-20T13:21:00Z" w16du:dateUtc="2026-07-20T12:21:00Z">
        <w:r w:rsidR="00154FB3">
          <w:rPr>
            <w:rFonts w:ascii="Times New Roman" w:hAnsi="Times New Roman" w:cs="Times New Roman"/>
            <w:lang w:val="en-US"/>
          </w:rPr>
          <w:t xml:space="preserve"> B</w:t>
        </w:r>
      </w:ins>
      <w:ins w:id="308" w:author="Adam Beatty" w:date="2026-07-20T12:08:00Z" w16du:dateUtc="2026-07-20T11:08:00Z">
        <w:r w:rsidRPr="00FF3615">
          <w:rPr>
            <w:rFonts w:ascii="Times New Roman" w:hAnsi="Times New Roman" w:cs="Times New Roman"/>
            <w:lang w:val="en-US"/>
          </w:rPr>
          <w:t>ut opportunity is not capability. Political and military leaders must recognise UxS integration as a strategic adaptation to a changing operating environment, not a niche procurement programme. The Commission on the Defence Forces already points in this direction through its emphasis on technological transformation, digitalisation and enhanced surveillance.</w:t>
        </w:r>
        <w:r w:rsidRPr="00154FB3">
          <w:rPr>
            <w:rFonts w:ascii="Times New Roman" w:hAnsi="Times New Roman" w:cs="Times New Roman"/>
            <w:vertAlign w:val="superscript"/>
            <w:lang w:val="en-US"/>
            <w:rPrChange w:id="309" w:author="Adam Beatty" w:date="2026-07-20T13:21:00Z" w16du:dateUtc="2026-07-20T12:21:00Z">
              <w:rPr>
                <w:rFonts w:ascii="Times New Roman" w:hAnsi="Times New Roman" w:cs="Times New Roman"/>
                <w:lang w:val="en-US"/>
              </w:rPr>
            </w:rPrChange>
          </w:rPr>
          <w:footnoteReference w:id="30"/>
        </w:r>
      </w:ins>
    </w:p>
    <w:p w14:paraId="0FFC5415" w14:textId="77777777" w:rsidR="006C0F08" w:rsidRPr="00FF3615" w:rsidRDefault="006C0F08" w:rsidP="006C0F08">
      <w:pPr>
        <w:rPr>
          <w:ins w:id="313" w:author="Adam Beatty" w:date="2026-07-20T12:08:00Z" w16du:dateUtc="2026-07-20T11:08:00Z"/>
          <w:rFonts w:ascii="Times New Roman" w:hAnsi="Times New Roman" w:cs="Times New Roman"/>
          <w:lang w:val="en-US"/>
        </w:rPr>
      </w:pPr>
      <w:ins w:id="314" w:author="Adam Beatty" w:date="2026-07-20T12:08:00Z" w16du:dateUtc="2026-07-20T11:08:00Z">
        <w:r w:rsidRPr="00FF3615">
          <w:rPr>
            <w:rFonts w:ascii="Times New Roman" w:hAnsi="Times New Roman" w:cs="Times New Roman"/>
            <w:lang w:val="en-US"/>
          </w:rPr>
          <w:t>Recognition must then be translated into an operational concept. Military innovation succeeds when technological adoption is driven by coherent operational concepts rather than equipment availability.</w:t>
        </w:r>
        <w:r w:rsidRPr="00154FB3">
          <w:rPr>
            <w:rFonts w:ascii="Times New Roman" w:hAnsi="Times New Roman" w:cs="Times New Roman"/>
            <w:vertAlign w:val="superscript"/>
            <w:lang w:val="en-US"/>
            <w:rPrChange w:id="315" w:author="Adam Beatty" w:date="2026-07-20T13:21:00Z" w16du:dateUtc="2026-07-20T12:21:00Z">
              <w:rPr>
                <w:rFonts w:ascii="Times New Roman" w:hAnsi="Times New Roman" w:cs="Times New Roman"/>
                <w:lang w:val="en-US"/>
              </w:rPr>
            </w:rPrChange>
          </w:rPr>
          <w:footnoteReference w:id="31"/>
        </w:r>
        <w:r w:rsidRPr="00FF3615">
          <w:rPr>
            <w:rFonts w:ascii="Times New Roman" w:hAnsi="Times New Roman" w:cs="Times New Roman"/>
            <w:lang w:val="en-US"/>
          </w:rPr>
          <w:t xml:space="preserve"> Ireland requires a clear account of how UxS contribute to national defence objectives across domains. For light infantry, the priority is not offensive power projection but persistent surveillance, situational awareness and denial: making lodgement, movement and sustainment observable, targetable and costly.</w:t>
        </w:r>
        <w:r w:rsidRPr="00154FB3">
          <w:rPr>
            <w:rFonts w:ascii="Times New Roman" w:hAnsi="Times New Roman" w:cs="Times New Roman"/>
            <w:vertAlign w:val="superscript"/>
            <w:lang w:val="en-US"/>
            <w:rPrChange w:id="318" w:author="Adam Beatty" w:date="2026-07-20T13:21:00Z" w16du:dateUtc="2026-07-20T12:21:00Z">
              <w:rPr>
                <w:rFonts w:ascii="Times New Roman" w:hAnsi="Times New Roman" w:cs="Times New Roman"/>
                <w:lang w:val="en-US"/>
              </w:rPr>
            </w:rPrChange>
          </w:rPr>
          <w:footnoteReference w:id="32"/>
        </w:r>
        <w:r w:rsidRPr="00FF3615">
          <w:rPr>
            <w:rFonts w:ascii="Times New Roman" w:hAnsi="Times New Roman" w:cs="Times New Roman"/>
            <w:lang w:val="en-US"/>
          </w:rPr>
          <w:t xml:space="preserve"> That concept must integrate reconnaissance, logistics and armed drones, loitering munitions where authorised, counter-UxS and electronic warfare into dispersed defensive operations. DOTMLPF-I integration is </w:t>
        </w:r>
        <w:r w:rsidRPr="00FF3615">
          <w:rPr>
            <w:rFonts w:ascii="Times New Roman" w:hAnsi="Times New Roman" w:cs="Times New Roman"/>
            <w:lang w:val="en-US"/>
          </w:rPr>
          <w:lastRenderedPageBreak/>
          <w:t>the mechanism that turns those systems from specialist enablers into the normal machinery of operations.</w:t>
        </w:r>
        <w:r w:rsidRPr="00154FB3">
          <w:rPr>
            <w:rFonts w:ascii="Times New Roman" w:hAnsi="Times New Roman" w:cs="Times New Roman"/>
            <w:vertAlign w:val="superscript"/>
            <w:lang w:val="en-US"/>
            <w:rPrChange w:id="329" w:author="Adam Beatty" w:date="2026-07-20T13:22:00Z" w16du:dateUtc="2026-07-20T12:22:00Z">
              <w:rPr>
                <w:rFonts w:ascii="Times New Roman" w:hAnsi="Times New Roman" w:cs="Times New Roman"/>
                <w:lang w:val="en-US"/>
              </w:rPr>
            </w:rPrChange>
          </w:rPr>
          <w:footnoteReference w:id="33"/>
        </w:r>
      </w:ins>
    </w:p>
    <w:p w14:paraId="5E3259F5" w14:textId="77777777" w:rsidR="006C0F08" w:rsidRPr="00FF3615" w:rsidRDefault="006C0F08" w:rsidP="006C0F08">
      <w:pPr>
        <w:rPr>
          <w:ins w:id="335" w:author="Adam Beatty" w:date="2026-07-20T12:08:00Z" w16du:dateUtc="2026-07-20T11:08:00Z"/>
          <w:rFonts w:ascii="Times New Roman" w:hAnsi="Times New Roman" w:cs="Times New Roman"/>
          <w:lang w:val="en-US"/>
        </w:rPr>
      </w:pPr>
      <w:ins w:id="336" w:author="Adam Beatty" w:date="2026-07-20T12:08:00Z" w16du:dateUtc="2026-07-20T11:08:00Z">
        <w:r w:rsidRPr="00FF3615">
          <w:rPr>
            <w:rFonts w:ascii="Times New Roman" w:hAnsi="Times New Roman" w:cs="Times New Roman"/>
            <w:lang w:val="en-US"/>
          </w:rPr>
          <w:t>Military innovation becomes credible only when organisations adapt to sustain it.</w:t>
        </w:r>
        <w:r w:rsidRPr="00154FB3">
          <w:rPr>
            <w:rFonts w:ascii="Times New Roman" w:hAnsi="Times New Roman" w:cs="Times New Roman"/>
            <w:vertAlign w:val="superscript"/>
            <w:lang w:val="en-US"/>
            <w:rPrChange w:id="337" w:author="Adam Beatty" w:date="2026-07-20T13:22:00Z" w16du:dateUtc="2026-07-20T12:22:00Z">
              <w:rPr>
                <w:rFonts w:ascii="Times New Roman" w:hAnsi="Times New Roman" w:cs="Times New Roman"/>
                <w:lang w:val="en-US"/>
              </w:rPr>
            </w:rPrChange>
          </w:rPr>
          <w:footnoteReference w:id="34"/>
        </w:r>
        <w:r w:rsidRPr="00FF3615">
          <w:rPr>
            <w:rFonts w:ascii="Times New Roman" w:hAnsi="Times New Roman" w:cs="Times New Roman"/>
            <w:lang w:val="en-US"/>
          </w:rPr>
          <w:t xml:space="preserve"> Procurement, maintenance, training and education must be redesigned around rapid technological iteration rather than the long acquisition cycles associated with major platforms.</w:t>
        </w:r>
        <w:r w:rsidRPr="00154FB3">
          <w:rPr>
            <w:rFonts w:ascii="Times New Roman" w:hAnsi="Times New Roman" w:cs="Times New Roman"/>
            <w:vertAlign w:val="superscript"/>
            <w:lang w:val="en-US"/>
            <w:rPrChange w:id="341" w:author="Adam Beatty" w:date="2026-07-20T13:22:00Z" w16du:dateUtc="2026-07-20T12:22:00Z">
              <w:rPr>
                <w:rFonts w:ascii="Times New Roman" w:hAnsi="Times New Roman" w:cs="Times New Roman"/>
                <w:lang w:val="en-US"/>
              </w:rPr>
            </w:rPrChange>
          </w:rPr>
          <w:footnoteReference w:id="35"/>
        </w:r>
        <w:r w:rsidRPr="00FF3615">
          <w:rPr>
            <w:rFonts w:ascii="Times New Roman" w:hAnsi="Times New Roman" w:cs="Times New Roman"/>
            <w:lang w:val="en-US"/>
          </w:rPr>
          <w:t xml:space="preserve"> Dedicated UxS career pathways, tactical subject-matter expert cells and innovation laboratories would signal that these capabilities are enduring.</w:t>
        </w:r>
        <w:r w:rsidRPr="00154FB3">
          <w:rPr>
            <w:rFonts w:ascii="Times New Roman" w:hAnsi="Times New Roman" w:cs="Times New Roman"/>
            <w:vertAlign w:val="superscript"/>
            <w:lang w:val="en-US"/>
            <w:rPrChange w:id="347" w:author="Adam Beatty" w:date="2026-07-20T13:22:00Z" w16du:dateUtc="2026-07-20T12:22:00Z">
              <w:rPr>
                <w:rFonts w:ascii="Times New Roman" w:hAnsi="Times New Roman" w:cs="Times New Roman"/>
                <w:lang w:val="en-US"/>
              </w:rPr>
            </w:rPrChange>
          </w:rPr>
          <w:footnoteReference w:id="36"/>
        </w:r>
        <w:r w:rsidRPr="00FF3615">
          <w:rPr>
            <w:rFonts w:ascii="Times New Roman" w:hAnsi="Times New Roman" w:cs="Times New Roman"/>
            <w:lang w:val="en-US"/>
          </w:rPr>
          <w:t xml:space="preserve"> Those specialists must be integrated with operational commanders, while leaders and operators receive sufficient practical training to employ UxS as part of normal operations.</w:t>
        </w:r>
        <w:r w:rsidRPr="00154FB3">
          <w:rPr>
            <w:rFonts w:ascii="Times New Roman" w:hAnsi="Times New Roman" w:cs="Times New Roman"/>
            <w:vertAlign w:val="superscript"/>
            <w:lang w:val="en-US"/>
            <w:rPrChange w:id="353" w:author="Adam Beatty" w:date="2026-07-20T13:22:00Z" w16du:dateUtc="2026-07-20T12:22:00Z">
              <w:rPr>
                <w:rFonts w:ascii="Times New Roman" w:hAnsi="Times New Roman" w:cs="Times New Roman"/>
                <w:lang w:val="en-US"/>
              </w:rPr>
            </w:rPrChange>
          </w:rPr>
          <w:footnoteReference w:id="37"/>
        </w:r>
        <w:r w:rsidRPr="00FF3615">
          <w:rPr>
            <w:rFonts w:ascii="Times New Roman" w:hAnsi="Times New Roman" w:cs="Times New Roman"/>
            <w:lang w:val="en-US"/>
          </w:rPr>
          <w:t xml:space="preserve"> Professional military education must treat human-machine teaming, autonomous systems and counter-UxS as core military competencies throughout career progression.</w:t>
        </w:r>
      </w:ins>
    </w:p>
    <w:p w14:paraId="4CB1EBE9" w14:textId="77777777" w:rsidR="006C0F08" w:rsidRPr="00FF3615" w:rsidRDefault="006C0F08" w:rsidP="006C0F08">
      <w:pPr>
        <w:rPr>
          <w:ins w:id="359" w:author="Adam Beatty" w:date="2026-07-20T12:08:00Z" w16du:dateUtc="2026-07-20T11:08:00Z"/>
          <w:rFonts w:ascii="Times New Roman" w:hAnsi="Times New Roman" w:cs="Times New Roman"/>
          <w:lang w:val="en-US"/>
        </w:rPr>
      </w:pPr>
      <w:ins w:id="360" w:author="Adam Beatty" w:date="2026-07-20T12:08:00Z" w16du:dateUtc="2026-07-20T11:08:00Z">
        <w:r w:rsidRPr="00FF3615">
          <w:rPr>
            <w:rFonts w:ascii="Times New Roman" w:hAnsi="Times New Roman" w:cs="Times New Roman"/>
            <w:lang w:val="en-US"/>
          </w:rPr>
          <w:t>Experimentation provides the bridge between concept and capability. Wargaming, training and evaluation allow commanders to test how UxS-enabled light infantry denial might respond to threats against Irish territory or critical infrastructure before those ideas harden into doctrine.</w:t>
        </w:r>
        <w:r w:rsidRPr="00154FB3">
          <w:rPr>
            <w:rFonts w:ascii="Times New Roman" w:hAnsi="Times New Roman" w:cs="Times New Roman"/>
            <w:vertAlign w:val="superscript"/>
            <w:lang w:val="en-US"/>
            <w:rPrChange w:id="361" w:author="Adam Beatty" w:date="2026-07-20T13:22:00Z" w16du:dateUtc="2026-07-20T12:22:00Z">
              <w:rPr>
                <w:rFonts w:ascii="Times New Roman" w:hAnsi="Times New Roman" w:cs="Times New Roman"/>
                <w:lang w:val="en-US"/>
              </w:rPr>
            </w:rPrChange>
          </w:rPr>
          <w:footnoteReference w:id="38"/>
        </w:r>
        <w:r w:rsidRPr="00FF3615">
          <w:rPr>
            <w:rFonts w:ascii="Times New Roman" w:hAnsi="Times New Roman" w:cs="Times New Roman"/>
            <w:lang w:val="en-US"/>
          </w:rPr>
          <w:t xml:space="preserve"> Ireland is not being forced to adapt under fire; it therefore has the advantage of institutionalising deliberately. The test is whether experimentation makes tactical innovation repeatable across units, commanders and rotations.</w:t>
        </w:r>
        <w:r w:rsidRPr="00154FB3">
          <w:rPr>
            <w:rFonts w:ascii="Times New Roman" w:hAnsi="Times New Roman" w:cs="Times New Roman"/>
            <w:vertAlign w:val="superscript"/>
            <w:lang w:val="en-US"/>
            <w:rPrChange w:id="369" w:author="Adam Beatty" w:date="2026-07-20T13:22:00Z" w16du:dateUtc="2026-07-20T12:22:00Z">
              <w:rPr>
                <w:rFonts w:ascii="Times New Roman" w:hAnsi="Times New Roman" w:cs="Times New Roman"/>
                <w:lang w:val="en-US"/>
              </w:rPr>
            </w:rPrChange>
          </w:rPr>
          <w:footnoteReference w:id="39"/>
        </w:r>
        <w:r w:rsidRPr="00FF3615">
          <w:rPr>
            <w:rFonts w:ascii="Times New Roman" w:hAnsi="Times New Roman" w:cs="Times New Roman"/>
            <w:lang w:val="en-US"/>
          </w:rPr>
          <w:t xml:space="preserve"> Practitioner testimony shows what happens when it does not: one participant described two Ukrainian drone teams jamming one another because they were not coordinated; neither could engage, and soldiers were killed.</w:t>
        </w:r>
        <w:r w:rsidRPr="00154FB3">
          <w:rPr>
            <w:rFonts w:ascii="Times New Roman" w:hAnsi="Times New Roman" w:cs="Times New Roman"/>
            <w:vertAlign w:val="superscript"/>
            <w:lang w:val="en-US"/>
            <w:rPrChange w:id="373" w:author="Adam Beatty" w:date="2026-07-20T13:22:00Z" w16du:dateUtc="2026-07-20T12:22:00Z">
              <w:rPr>
                <w:rFonts w:ascii="Times New Roman" w:hAnsi="Times New Roman" w:cs="Times New Roman"/>
                <w:lang w:val="en-US"/>
              </w:rPr>
            </w:rPrChange>
          </w:rPr>
          <w:footnoteReference w:id="40"/>
        </w:r>
        <w:r w:rsidRPr="00FF3615">
          <w:rPr>
            <w:rFonts w:ascii="Times New Roman" w:hAnsi="Times New Roman" w:cs="Times New Roman"/>
            <w:lang w:val="en-US"/>
          </w:rPr>
          <w:t xml:space="preserve"> This is Krepinevich’s argument in contemporary form: technology becomes capability only when operational innovation and organisational adaptation keep pace.</w:t>
        </w:r>
        <w:r w:rsidRPr="00154FB3">
          <w:rPr>
            <w:rFonts w:ascii="Times New Roman" w:hAnsi="Times New Roman" w:cs="Times New Roman"/>
            <w:vertAlign w:val="superscript"/>
            <w:lang w:val="en-US"/>
            <w:rPrChange w:id="377" w:author="Adam Beatty" w:date="2026-07-20T13:22:00Z" w16du:dateUtc="2026-07-20T12:22:00Z">
              <w:rPr>
                <w:rFonts w:ascii="Times New Roman" w:hAnsi="Times New Roman" w:cs="Times New Roman"/>
                <w:lang w:val="en-US"/>
              </w:rPr>
            </w:rPrChange>
          </w:rPr>
          <w:footnoteReference w:id="41"/>
        </w:r>
      </w:ins>
    </w:p>
    <w:p w14:paraId="60B436AA" w14:textId="77777777" w:rsidR="006C0F08" w:rsidRPr="00FF3615" w:rsidRDefault="006C0F08" w:rsidP="006C0F08">
      <w:pPr>
        <w:rPr>
          <w:ins w:id="381" w:author="Adam Beatty" w:date="2026-07-20T12:08:00Z" w16du:dateUtc="2026-07-20T11:08:00Z"/>
          <w:rFonts w:ascii="Times New Roman" w:hAnsi="Times New Roman" w:cs="Times New Roman"/>
          <w:lang w:val="en-US"/>
        </w:rPr>
      </w:pPr>
      <w:ins w:id="382" w:author="Adam Beatty" w:date="2026-07-20T12:08:00Z" w16du:dateUtc="2026-07-20T11:08:00Z">
        <w:r w:rsidRPr="00FF3615">
          <w:rPr>
            <w:rFonts w:ascii="Times New Roman" w:hAnsi="Times New Roman" w:cs="Times New Roman"/>
            <w:lang w:val="en-US"/>
          </w:rPr>
          <w:t>Properly designed experimentation also gives political leaders evidence of operational effect. Validated concepts, tested doctrine and exercised capability can inform continued investment, while experimental lessons must feed doctrinal refinement, force structure and procurement.</w:t>
        </w:r>
        <w:r w:rsidRPr="00154FB3">
          <w:rPr>
            <w:rFonts w:ascii="Times New Roman" w:hAnsi="Times New Roman" w:cs="Times New Roman"/>
            <w:vertAlign w:val="superscript"/>
            <w:lang w:val="en-US"/>
            <w:rPrChange w:id="383" w:author="Adam Beatty" w:date="2026-07-20T13:22:00Z" w16du:dateUtc="2026-07-20T12:22:00Z">
              <w:rPr>
                <w:rFonts w:ascii="Times New Roman" w:hAnsi="Times New Roman" w:cs="Times New Roman"/>
                <w:lang w:val="en-US"/>
              </w:rPr>
            </w:rPrChange>
          </w:rPr>
          <w:footnoteReference w:id="42"/>
        </w:r>
      </w:ins>
    </w:p>
    <w:p w14:paraId="7CA1FC9C" w14:textId="77777777" w:rsidR="006C0F08" w:rsidRPr="00FF3615" w:rsidRDefault="006C0F08" w:rsidP="006C0F08">
      <w:pPr>
        <w:rPr>
          <w:ins w:id="387" w:author="Adam Beatty" w:date="2026-07-20T12:08:00Z" w16du:dateUtc="2026-07-20T11:08:00Z"/>
          <w:rFonts w:ascii="Times New Roman" w:hAnsi="Times New Roman" w:cs="Times New Roman"/>
          <w:lang w:val="en-US"/>
        </w:rPr>
      </w:pPr>
      <w:ins w:id="388" w:author="Adam Beatty" w:date="2026-07-20T12:08:00Z" w16du:dateUtc="2026-07-20T11:08:00Z">
        <w:r w:rsidRPr="00FF3615">
          <w:rPr>
            <w:rFonts w:ascii="Times New Roman" w:hAnsi="Times New Roman" w:cs="Times New Roman"/>
            <w:lang w:val="en-US"/>
          </w:rPr>
          <w:t>The innovation cycle itself is compressed. Contemporary uncrewed warfare is marked by exceptionally rapid technological and tactical adaptation.</w:t>
        </w:r>
        <w:r w:rsidRPr="00154FB3">
          <w:rPr>
            <w:rFonts w:ascii="Times New Roman" w:hAnsi="Times New Roman" w:cs="Times New Roman"/>
            <w:vertAlign w:val="superscript"/>
            <w:lang w:val="en-US"/>
            <w:rPrChange w:id="389" w:author="Adam Beatty" w:date="2026-07-20T13:23:00Z" w16du:dateUtc="2026-07-20T12:23:00Z">
              <w:rPr>
                <w:rFonts w:ascii="Times New Roman" w:hAnsi="Times New Roman" w:cs="Times New Roman"/>
                <w:lang w:val="en-US"/>
              </w:rPr>
            </w:rPrChange>
          </w:rPr>
          <w:footnoteReference w:id="43"/>
        </w:r>
        <w:r w:rsidRPr="00FF3615">
          <w:rPr>
            <w:rFonts w:ascii="Times New Roman" w:hAnsi="Times New Roman" w:cs="Times New Roman"/>
            <w:lang w:val="en-US"/>
          </w:rPr>
          <w:t xml:space="preserve"> Participant 02 reported </w:t>
        </w:r>
        <w:r w:rsidRPr="00FF3615">
          <w:rPr>
            <w:rFonts w:ascii="Times New Roman" w:hAnsi="Times New Roman" w:cs="Times New Roman"/>
            <w:lang w:val="en-US"/>
          </w:rPr>
          <w:lastRenderedPageBreak/>
          <w:t>countermeasures emerging “within a few weeks” and manufacturers returning fixes to the front within “a day or two”.</w:t>
        </w:r>
        <w:r w:rsidRPr="00154FB3">
          <w:rPr>
            <w:rFonts w:ascii="Times New Roman" w:hAnsi="Times New Roman" w:cs="Times New Roman"/>
            <w:vertAlign w:val="superscript"/>
            <w:lang w:val="en-US"/>
            <w:rPrChange w:id="395" w:author="Adam Beatty" w:date="2026-07-20T13:22:00Z" w16du:dateUtc="2026-07-20T12:22:00Z">
              <w:rPr>
                <w:rFonts w:ascii="Times New Roman" w:hAnsi="Times New Roman" w:cs="Times New Roman"/>
                <w:lang w:val="en-US"/>
              </w:rPr>
            </w:rPrChange>
          </w:rPr>
          <w:footnoteReference w:id="44"/>
        </w:r>
        <w:r w:rsidRPr="00FF3615">
          <w:rPr>
            <w:rFonts w:ascii="Times New Roman" w:hAnsi="Times New Roman" w:cs="Times New Roman"/>
            <w:lang w:val="en-US"/>
          </w:rPr>
          <w:t xml:space="preserve"> Curtatone and Nagl place that pace within Ukraine’s broader pattern of rapid innovation, while Participant 04 illustrates its tactical consequence: between 2022 and 2023, larger assault groupings gave way to dispersed two- and three-person teams.</w:t>
        </w:r>
        <w:r w:rsidRPr="00154FB3">
          <w:rPr>
            <w:rFonts w:ascii="Times New Roman" w:hAnsi="Times New Roman" w:cs="Times New Roman"/>
            <w:vertAlign w:val="superscript"/>
            <w:lang w:val="en-US"/>
            <w:rPrChange w:id="399" w:author="Adam Beatty" w:date="2026-07-20T13:23:00Z" w16du:dateUtc="2026-07-20T12:23:00Z">
              <w:rPr>
                <w:rFonts w:ascii="Times New Roman" w:hAnsi="Times New Roman" w:cs="Times New Roman"/>
                <w:lang w:val="en-US"/>
              </w:rPr>
            </w:rPrChange>
          </w:rPr>
          <w:footnoteReference w:id="45"/>
        </w:r>
        <w:r w:rsidRPr="00FF3615">
          <w:rPr>
            <w:rFonts w:ascii="Times New Roman" w:hAnsi="Times New Roman" w:cs="Times New Roman"/>
            <w:lang w:val="en-US"/>
          </w:rPr>
          <w:t xml:space="preserve"> Ireland cannot therefore treat UxS procurement as a once-off acquisition. Spiral development, modular open systems and commercial technologies are essential if new sensors, communications and software are to be integrated before systems become obsolete.</w:t>
        </w:r>
        <w:r w:rsidRPr="00154FB3">
          <w:rPr>
            <w:rFonts w:ascii="Times New Roman" w:hAnsi="Times New Roman" w:cs="Times New Roman"/>
            <w:vertAlign w:val="superscript"/>
            <w:lang w:val="en-US"/>
            <w:rPrChange w:id="405" w:author="Adam Beatty" w:date="2026-07-20T13:23:00Z" w16du:dateUtc="2026-07-20T12:23:00Z">
              <w:rPr>
                <w:rFonts w:ascii="Times New Roman" w:hAnsi="Times New Roman" w:cs="Times New Roman"/>
                <w:lang w:val="en-US"/>
              </w:rPr>
            </w:rPrChange>
          </w:rPr>
          <w:footnoteReference w:id="46"/>
        </w:r>
      </w:ins>
    </w:p>
    <w:p w14:paraId="6D64D93E" w14:textId="77777777" w:rsidR="006C0F08" w:rsidRPr="00FF3615" w:rsidRDefault="006C0F08" w:rsidP="006C0F08">
      <w:pPr>
        <w:rPr>
          <w:ins w:id="409" w:author="Adam Beatty" w:date="2026-07-20T12:08:00Z" w16du:dateUtc="2026-07-20T11:08:00Z"/>
          <w:rFonts w:ascii="Times New Roman" w:hAnsi="Times New Roman" w:cs="Times New Roman"/>
          <w:lang w:val="en-US"/>
        </w:rPr>
      </w:pPr>
      <w:ins w:id="410" w:author="Adam Beatty" w:date="2026-07-20T12:08:00Z" w16du:dateUtc="2026-07-20T11:08:00Z">
        <w:r w:rsidRPr="00FF3615">
          <w:rPr>
            <w:rFonts w:ascii="Times New Roman" w:hAnsi="Times New Roman" w:cs="Times New Roman"/>
            <w:lang w:val="en-US"/>
          </w:rPr>
          <w:t>Industrial capacity is a parallel constraint. Effective capability depends not only on equipment quality but on the ability to produce, maintain and replace systems at scale.</w:t>
        </w:r>
        <w:r w:rsidRPr="00154FB3">
          <w:rPr>
            <w:rFonts w:ascii="Times New Roman" w:hAnsi="Times New Roman" w:cs="Times New Roman"/>
            <w:vertAlign w:val="superscript"/>
            <w:lang w:val="en-US"/>
            <w:rPrChange w:id="411" w:author="Adam Beatty" w:date="2026-07-20T13:23:00Z" w16du:dateUtc="2026-07-20T12:23:00Z">
              <w:rPr>
                <w:rFonts w:ascii="Times New Roman" w:hAnsi="Times New Roman" w:cs="Times New Roman"/>
                <w:lang w:val="en-US"/>
              </w:rPr>
            </w:rPrChange>
          </w:rPr>
          <w:footnoteReference w:id="47"/>
        </w:r>
        <w:r w:rsidRPr="00FF3615">
          <w:rPr>
            <w:rFonts w:ascii="Times New Roman" w:hAnsi="Times New Roman" w:cs="Times New Roman"/>
            <w:lang w:val="en-US"/>
          </w:rPr>
          <w:t xml:space="preserve"> Ireland already has foundations in existing Defence Forces engagement with indigenous firms.</w:t>
        </w:r>
        <w:r w:rsidRPr="00154FB3">
          <w:rPr>
            <w:rFonts w:ascii="Times New Roman" w:hAnsi="Times New Roman" w:cs="Times New Roman"/>
            <w:vertAlign w:val="superscript"/>
            <w:lang w:val="en-US"/>
            <w:rPrChange w:id="419" w:author="Adam Beatty" w:date="2026-07-20T13:23:00Z" w16du:dateUtc="2026-07-20T12:23:00Z">
              <w:rPr>
                <w:rFonts w:ascii="Times New Roman" w:hAnsi="Times New Roman" w:cs="Times New Roman"/>
                <w:lang w:val="en-US"/>
              </w:rPr>
            </w:rPrChange>
          </w:rPr>
          <w:footnoteReference w:id="48"/>
        </w:r>
        <w:r w:rsidRPr="00FF3615">
          <w:rPr>
            <w:rFonts w:ascii="Times New Roman" w:hAnsi="Times New Roman" w:cs="Times New Roman"/>
            <w:lang w:val="en-US"/>
          </w:rPr>
          <w:t xml:space="preserve"> Those relationships must be deepened and extended to universities and research institutions through established collaborative models such as the EDA’s Hub for European Defence Innovation.</w:t>
        </w:r>
        <w:r w:rsidRPr="00154FB3">
          <w:rPr>
            <w:rFonts w:ascii="Times New Roman" w:hAnsi="Times New Roman" w:cs="Times New Roman"/>
            <w:vertAlign w:val="superscript"/>
            <w:lang w:val="en-US"/>
            <w:rPrChange w:id="425" w:author="Adam Beatty" w:date="2026-07-20T13:23:00Z" w16du:dateUtc="2026-07-20T12:23:00Z">
              <w:rPr>
                <w:rFonts w:ascii="Times New Roman" w:hAnsi="Times New Roman" w:cs="Times New Roman"/>
                <w:lang w:val="en-US"/>
              </w:rPr>
            </w:rPrChange>
          </w:rPr>
          <w:footnoteReference w:id="49"/>
        </w:r>
        <w:r w:rsidRPr="00FF3615">
          <w:rPr>
            <w:rFonts w:ascii="Times New Roman" w:hAnsi="Times New Roman" w:cs="Times New Roman"/>
            <w:lang w:val="en-US"/>
          </w:rPr>
          <w:t xml:space="preserve"> Indigenous production will not eliminate external dependence, but it can reduce exposure to vulnerable supply chains and improve strategic resilience.</w:t>
        </w:r>
        <w:r w:rsidRPr="00154FB3">
          <w:rPr>
            <w:rFonts w:ascii="Times New Roman" w:hAnsi="Times New Roman" w:cs="Times New Roman"/>
            <w:vertAlign w:val="superscript"/>
            <w:lang w:val="en-US"/>
            <w:rPrChange w:id="431" w:author="Adam Beatty" w:date="2026-07-20T13:23:00Z" w16du:dateUtc="2026-07-20T12:23:00Z">
              <w:rPr>
                <w:rFonts w:ascii="Times New Roman" w:hAnsi="Times New Roman" w:cs="Times New Roman"/>
                <w:lang w:val="en-US"/>
              </w:rPr>
            </w:rPrChange>
          </w:rPr>
          <w:footnoteReference w:id="50"/>
        </w:r>
        <w:r w:rsidRPr="00FF3615">
          <w:rPr>
            <w:rFonts w:ascii="Times New Roman" w:hAnsi="Times New Roman" w:cs="Times New Roman"/>
            <w:lang w:val="en-US"/>
          </w:rPr>
          <w:t xml:space="preserve"> European cooperation must complement domestic capacity where scale or specialist expertise is beyond national reach.</w:t>
        </w:r>
        <w:r w:rsidRPr="00154FB3">
          <w:rPr>
            <w:rFonts w:ascii="Times New Roman" w:hAnsi="Times New Roman" w:cs="Times New Roman"/>
            <w:vertAlign w:val="superscript"/>
            <w:lang w:val="en-US"/>
            <w:rPrChange w:id="437" w:author="Adam Beatty" w:date="2026-07-20T13:23:00Z" w16du:dateUtc="2026-07-20T12:23:00Z">
              <w:rPr>
                <w:rFonts w:ascii="Times New Roman" w:hAnsi="Times New Roman" w:cs="Times New Roman"/>
                <w:lang w:val="en-US"/>
              </w:rPr>
            </w:rPrChange>
          </w:rPr>
          <w:footnoteReference w:id="51"/>
        </w:r>
      </w:ins>
    </w:p>
    <w:p w14:paraId="50EF0101" w14:textId="77777777" w:rsidR="006C0F08" w:rsidRPr="00FF3615" w:rsidRDefault="006C0F08" w:rsidP="006C0F08">
      <w:pPr>
        <w:rPr>
          <w:ins w:id="443" w:author="Adam Beatty" w:date="2026-07-20T12:08:00Z" w16du:dateUtc="2026-07-20T11:08:00Z"/>
          <w:rFonts w:ascii="Times New Roman" w:hAnsi="Times New Roman" w:cs="Times New Roman"/>
          <w:lang w:val="en-US"/>
        </w:rPr>
      </w:pPr>
      <w:ins w:id="444" w:author="Adam Beatty" w:date="2026-07-20T12:08:00Z" w16du:dateUtc="2026-07-20T11:08:00Z">
        <w:r w:rsidRPr="00FF3615">
          <w:rPr>
            <w:rFonts w:ascii="Times New Roman" w:hAnsi="Times New Roman" w:cs="Times New Roman"/>
            <w:lang w:val="en-US"/>
          </w:rPr>
          <w:t>Ukraine has also shown why this matters economically. In attritional conditions, affordable mass can outweigh exquisite capability.</w:t>
        </w:r>
        <w:r w:rsidRPr="00154FB3">
          <w:rPr>
            <w:rFonts w:ascii="Times New Roman" w:hAnsi="Times New Roman" w:cs="Times New Roman"/>
            <w:vertAlign w:val="superscript"/>
            <w:lang w:val="en-US"/>
            <w:rPrChange w:id="445" w:author="Adam Beatty" w:date="2026-07-20T13:23:00Z" w16du:dateUtc="2026-07-20T12:23:00Z">
              <w:rPr>
                <w:rFonts w:ascii="Times New Roman" w:hAnsi="Times New Roman" w:cs="Times New Roman"/>
                <w:lang w:val="en-US"/>
              </w:rPr>
            </w:rPrChange>
          </w:rPr>
          <w:footnoteReference w:id="52"/>
        </w:r>
        <w:r w:rsidRPr="00FF3615">
          <w:rPr>
            <w:rFonts w:ascii="Times New Roman" w:hAnsi="Times New Roman" w:cs="Times New Roman"/>
            <w:lang w:val="en-US"/>
          </w:rPr>
          <w:t xml:space="preserve"> A resilient UxS posture therefore requires a scalable mix of commercial innovation, domestic sustainment and European partnership rather than a small inventory of expensive systems that cannot be replaced quickly. Industry will not organise itself around aspiration. It requires credible demand signals, firm orders, multiyear purchasing and sustained resourcing.</w:t>
        </w:r>
        <w:r w:rsidRPr="00154FB3">
          <w:rPr>
            <w:rFonts w:ascii="Times New Roman" w:hAnsi="Times New Roman" w:cs="Times New Roman"/>
            <w:vertAlign w:val="superscript"/>
            <w:lang w:val="en-US"/>
            <w:rPrChange w:id="451" w:author="Adam Beatty" w:date="2026-07-20T13:23:00Z" w16du:dateUtc="2026-07-20T12:23:00Z">
              <w:rPr>
                <w:rFonts w:ascii="Times New Roman" w:hAnsi="Times New Roman" w:cs="Times New Roman"/>
                <w:lang w:val="en-US"/>
              </w:rPr>
            </w:rPrChange>
          </w:rPr>
          <w:footnoteReference w:id="53"/>
        </w:r>
        <w:r w:rsidRPr="00FF3615">
          <w:rPr>
            <w:rFonts w:ascii="Times New Roman" w:hAnsi="Times New Roman" w:cs="Times New Roman"/>
            <w:lang w:val="en-US"/>
          </w:rPr>
          <w:t xml:space="preserve"> Without them, there is no incentive to invest in people, facilities, supply chains or production capacity.</w:t>
        </w:r>
      </w:ins>
    </w:p>
    <w:p w14:paraId="11EF1717" w14:textId="77777777" w:rsidR="00112AAD" w:rsidRDefault="006C0F08" w:rsidP="00112AAD">
      <w:pPr>
        <w:rPr>
          <w:ins w:id="459" w:author="Adam Beatty" w:date="2026-07-20T14:29:00Z" w16du:dateUtc="2026-07-20T13:29:00Z"/>
          <w:rFonts w:ascii="Times New Roman" w:hAnsi="Times New Roman" w:cs="Times New Roman"/>
        </w:rPr>
      </w:pPr>
      <w:ins w:id="460" w:author="Adam Beatty" w:date="2026-07-20T12:08:00Z" w16du:dateUtc="2026-07-20T11:08:00Z">
        <w:r w:rsidRPr="00FF3615">
          <w:rPr>
            <w:rFonts w:ascii="Times New Roman" w:hAnsi="Times New Roman" w:cs="Times New Roman"/>
            <w:lang w:val="en-US"/>
          </w:rPr>
          <w:lastRenderedPageBreak/>
          <w:t xml:space="preserve">The tactical design set out above is therefore necessary but insufficient. The preceding section establishes political ownership and credible fielding; this section shows that institutional sustainment depends on doctrine, experimentation, skilled people, adaptive acquisition and industrial depth. Clear communication and governance remain the final condition. </w:t>
        </w:r>
      </w:ins>
      <w:ins w:id="461" w:author="Adam Beatty" w:date="2026-07-20T12:20:00Z">
        <w:r w:rsidR="001A68EE" w:rsidRPr="001A68EE">
          <w:rPr>
            <w:rFonts w:ascii="Times New Roman" w:hAnsi="Times New Roman" w:cs="Times New Roman"/>
          </w:rPr>
          <w:t>The test is not whether UxS work, but whether the institution can sustain their effectiveness.</w:t>
        </w:r>
      </w:ins>
    </w:p>
    <w:p w14:paraId="7862D70A" w14:textId="5EFC58FF" w:rsidR="00CB0223" w:rsidRPr="00112AAD" w:rsidRDefault="006C0F08">
      <w:pPr>
        <w:rPr>
          <w:ins w:id="462" w:author="Adam Beatty" w:date="2026-07-20T14:28:00Z" w16du:dateUtc="2026-07-20T13:28:00Z"/>
          <w:rFonts w:ascii="Times New Roman" w:hAnsi="Times New Roman" w:cs="Times New Roman"/>
          <w:rPrChange w:id="463" w:author="Adam Beatty" w:date="2026-07-20T14:29:00Z" w16du:dateUtc="2026-07-20T13:29:00Z">
            <w:rPr>
              <w:ins w:id="464" w:author="Adam Beatty" w:date="2026-07-20T14:28:00Z" w16du:dateUtc="2026-07-20T13:28:00Z"/>
              <w:rFonts w:ascii="Times New Roman" w:eastAsiaTheme="majorEastAsia" w:hAnsi="Times New Roman" w:cs="Times New Roman"/>
              <w:color w:val="0F4761" w:themeColor="accent1" w:themeShade="BF"/>
              <w:sz w:val="32"/>
              <w:szCs w:val="32"/>
            </w:rPr>
          </w:rPrChange>
        </w:rPr>
        <w:pPrChange w:id="465" w:author="Adam Beatty" w:date="2026-07-20T14:29:00Z" w16du:dateUtc="2026-07-20T13:29:00Z">
          <w:pPr>
            <w:keepNext/>
            <w:keepLines/>
            <w:spacing w:before="160" w:after="80"/>
            <w:outlineLvl w:val="1"/>
          </w:pPr>
        </w:pPrChange>
      </w:pPr>
      <w:ins w:id="466" w:author="Adam Beatty" w:date="2026-07-20T12:08:00Z" w16du:dateUtc="2026-07-20T11:08:00Z">
        <w:r w:rsidRPr="00503833">
          <w:rPr>
            <w:rFonts w:ascii="Times New Roman" w:eastAsiaTheme="majorEastAsia" w:hAnsi="Times New Roman" w:cs="Times New Roman"/>
            <w:color w:val="0F4761" w:themeColor="accent1" w:themeShade="BF"/>
            <w:sz w:val="32"/>
            <w:szCs w:val="32"/>
          </w:rPr>
          <w:t>Conclusion</w:t>
        </w:r>
      </w:ins>
    </w:p>
    <w:p w14:paraId="434E9BEE" w14:textId="537534C7" w:rsidR="006C0F08" w:rsidRPr="00CB0223" w:rsidRDefault="006C0F08" w:rsidP="00CB0223">
      <w:pPr>
        <w:keepNext/>
        <w:keepLines/>
        <w:spacing w:before="160" w:after="80"/>
        <w:outlineLvl w:val="1"/>
        <w:rPr>
          <w:ins w:id="467" w:author="Adam Beatty" w:date="2026-07-20T12:08:00Z" w16du:dateUtc="2026-07-20T11:08:00Z"/>
          <w:rFonts w:ascii="Times New Roman" w:eastAsiaTheme="majorEastAsia" w:hAnsi="Times New Roman" w:cs="Times New Roman"/>
          <w:color w:val="0F4761" w:themeColor="accent1" w:themeShade="BF"/>
          <w:sz w:val="32"/>
          <w:szCs w:val="32"/>
          <w:rPrChange w:id="468" w:author="Adam Beatty" w:date="2026-07-20T14:28:00Z" w16du:dateUtc="2026-07-20T13:28:00Z">
            <w:rPr>
              <w:ins w:id="469" w:author="Adam Beatty" w:date="2026-07-20T12:08:00Z" w16du:dateUtc="2026-07-20T11:08:00Z"/>
            </w:rPr>
          </w:rPrChange>
        </w:rPr>
      </w:pPr>
      <w:ins w:id="470" w:author="Adam Beatty" w:date="2026-07-20T12:08:00Z" w16du:dateUtc="2026-07-20T11:08:00Z">
        <w:r w:rsidRPr="00CB0223">
          <w:rPr>
            <w:rFonts w:ascii="Times New Roman" w:hAnsi="Times New Roman" w:cs="Times New Roman"/>
            <w:rPrChange w:id="471" w:author="Adam Beatty" w:date="2026-07-20T14:28:00Z" w16du:dateUtc="2026-07-20T13:28:00Z">
              <w:rPr/>
            </w:rPrChange>
          </w:rPr>
          <w:t xml:space="preserve">Land warfare now punishes exposure: cheap sensors and precision strike have collapsed the interval between being seen and being hit, making the section the decisive unit. </w:t>
        </w:r>
      </w:ins>
      <w:ins w:id="472" w:author="Adam Beatty" w:date="2026-07-20T16:11:00Z">
        <w:r w:rsidR="00440A27" w:rsidRPr="00440A27">
          <w:rPr>
            <w:rFonts w:ascii="Times New Roman" w:hAnsi="Times New Roman" w:cs="Times New Roman"/>
          </w:rPr>
          <w:t>Ireland need not match a larger adversary platform-for-platform; deterrence-by-denial comes through delay, attrition and uncertainty.</w:t>
        </w:r>
      </w:ins>
      <w:ins w:id="473" w:author="Adam Beatty" w:date="2026-07-20T12:08:00Z" w16du:dateUtc="2026-07-20T11:08:00Z">
        <w:r w:rsidRPr="00CB0223">
          <w:rPr>
            <w:rFonts w:ascii="Times New Roman" w:hAnsi="Times New Roman" w:cs="Times New Roman"/>
            <w:rPrChange w:id="474" w:author="Adam Beatty" w:date="2026-07-20T14:28:00Z" w16du:dateUtc="2026-07-20T13:28:00Z">
              <w:rPr/>
            </w:rPrChange>
          </w:rPr>
          <w:t xml:space="preserve"> A survivable light infantry force requires redesign around persistent observation rather than simply the addition of new equipment. Ireland must still procure modern armoured vehicles. However, vehicle recapitalisation and infantry section design are related but separate questions; the latter should not be constrained by the former.</w:t>
        </w:r>
      </w:ins>
    </w:p>
    <w:p w14:paraId="39C0C4FD" w14:textId="4A54C086" w:rsidR="006C0F08" w:rsidRPr="00503833" w:rsidRDefault="006C0F08" w:rsidP="006C0F08">
      <w:pPr>
        <w:keepNext/>
        <w:keepLines/>
        <w:spacing w:before="160" w:after="80"/>
        <w:outlineLvl w:val="1"/>
        <w:rPr>
          <w:ins w:id="475" w:author="Adam Beatty" w:date="2026-07-20T12:08:00Z" w16du:dateUtc="2026-07-20T11:08:00Z"/>
          <w:rFonts w:ascii="Times New Roman" w:hAnsi="Times New Roman" w:cs="Times New Roman"/>
        </w:rPr>
      </w:pPr>
      <w:ins w:id="476" w:author="Adam Beatty" w:date="2026-07-20T12:08:00Z" w16du:dateUtc="2026-07-20T11:08:00Z">
        <w:r w:rsidRPr="00503833">
          <w:rPr>
            <w:rFonts w:ascii="Times New Roman" w:hAnsi="Times New Roman" w:cs="Times New Roman"/>
          </w:rPr>
          <w:t>That tactical redesign becomes policy only through four steps. Recognition that UxS are a strategic adaptation, not a procurement programme, must produce a guiding vision for persistent surveillance and denial. That vision becomes durable only through institutionalisation</w:t>
        </w:r>
      </w:ins>
      <w:ins w:id="477" w:author="Adam Beatty" w:date="2026-07-20T14:29:00Z" w16du:dateUtc="2026-07-20T13:29:00Z">
        <w:r w:rsidR="008365A1">
          <w:rPr>
            <w:rFonts w:ascii="Times New Roman" w:hAnsi="Times New Roman" w:cs="Times New Roman"/>
          </w:rPr>
          <w:t xml:space="preserve"> </w:t>
        </w:r>
      </w:ins>
      <w:ins w:id="478" w:author="Adam Beatty" w:date="2026-07-20T12:08:00Z" w16du:dateUtc="2026-07-20T11:08:00Z">
        <w:r w:rsidRPr="00503833">
          <w:rPr>
            <w:rFonts w:ascii="Times New Roman" w:hAnsi="Times New Roman" w:cs="Times New Roman"/>
          </w:rPr>
          <w:t>—</w:t>
        </w:r>
      </w:ins>
      <w:ins w:id="479" w:author="Adam Beatty" w:date="2026-07-20T14:29:00Z" w16du:dateUtc="2026-07-20T13:29:00Z">
        <w:r w:rsidR="008365A1">
          <w:rPr>
            <w:rFonts w:ascii="Times New Roman" w:hAnsi="Times New Roman" w:cs="Times New Roman"/>
          </w:rPr>
          <w:t xml:space="preserve"> </w:t>
        </w:r>
      </w:ins>
      <w:ins w:id="480" w:author="Adam Beatty" w:date="2026-07-20T12:08:00Z" w16du:dateUtc="2026-07-20T11:08:00Z">
        <w:r w:rsidRPr="00503833">
          <w:rPr>
            <w:rFonts w:ascii="Times New Roman" w:hAnsi="Times New Roman" w:cs="Times New Roman"/>
          </w:rPr>
          <w:t>procurement, training and industry redesigned for rapid iteration</w:t>
        </w:r>
      </w:ins>
      <w:ins w:id="481" w:author="Adam Beatty" w:date="2026-07-20T14:29:00Z" w16du:dateUtc="2026-07-20T13:29:00Z">
        <w:r w:rsidR="008365A1">
          <w:rPr>
            <w:rFonts w:ascii="Times New Roman" w:hAnsi="Times New Roman" w:cs="Times New Roman"/>
          </w:rPr>
          <w:t xml:space="preserve"> — </w:t>
        </w:r>
      </w:ins>
      <w:ins w:id="482" w:author="Adam Beatty" w:date="2026-07-20T12:08:00Z" w16du:dateUtc="2026-07-20T11:08:00Z">
        <w:r w:rsidRPr="00503833">
          <w:rPr>
            <w:rFonts w:ascii="Times New Roman" w:hAnsi="Times New Roman" w:cs="Times New Roman"/>
          </w:rPr>
          <w:t>and is proven through wargaming. The decisive question is not whether UxS work. It is whether the institution can keep making them work.</w:t>
        </w:r>
      </w:ins>
    </w:p>
    <w:p w14:paraId="3351FB59" w14:textId="77777777" w:rsidR="006C0F08" w:rsidRPr="00503833" w:rsidRDefault="006C0F08" w:rsidP="006C0F08">
      <w:pPr>
        <w:keepNext/>
        <w:keepLines/>
        <w:spacing w:before="160" w:after="80"/>
        <w:outlineLvl w:val="1"/>
        <w:rPr>
          <w:ins w:id="483" w:author="Adam Beatty" w:date="2026-07-20T12:08:00Z" w16du:dateUtc="2026-07-20T11:08:00Z"/>
          <w:rFonts w:ascii="Times New Roman" w:hAnsi="Times New Roman" w:cs="Times New Roman"/>
        </w:rPr>
      </w:pPr>
      <w:ins w:id="484" w:author="Adam Beatty" w:date="2026-07-20T12:08:00Z" w16du:dateUtc="2026-07-20T11:08:00Z">
        <w:r w:rsidRPr="00503833">
          <w:rPr>
            <w:rFonts w:ascii="Times New Roman" w:hAnsi="Times New Roman" w:cs="Times New Roman"/>
          </w:rPr>
          <w:t>If the Defence Forces can institutionalise and communicate these advantages faster than the threat evolves, Ireland can field a credible, affordable and sustainable deterrence-by-denial posture.</w:t>
        </w:r>
      </w:ins>
    </w:p>
    <w:p w14:paraId="6B244C36" w14:textId="77777777" w:rsidR="006C0F08" w:rsidRPr="00503833" w:rsidRDefault="006C0F08" w:rsidP="006C0F08">
      <w:pPr>
        <w:rPr>
          <w:ins w:id="485" w:author="Adam Beatty" w:date="2026-07-20T12:08:00Z" w16du:dateUtc="2026-07-20T11:08:00Z"/>
          <w:rFonts w:ascii="Times New Roman" w:hAnsi="Times New Roman" w:cs="Times New Roman"/>
        </w:rPr>
      </w:pPr>
    </w:p>
    <w:p w14:paraId="452CD0D1" w14:textId="2ABA4D5E" w:rsidR="00D72570" w:rsidRPr="00FF3615" w:rsidDel="006C0F08" w:rsidRDefault="00D72570" w:rsidP="00D72570">
      <w:pPr>
        <w:pStyle w:val="Heading2"/>
        <w:rPr>
          <w:del w:id="486" w:author="Adam Beatty" w:date="2026-07-20T12:08:00Z" w16du:dateUtc="2026-07-20T11:08:00Z"/>
          <w:rFonts w:ascii="Times New Roman" w:hAnsi="Times New Roman" w:cs="Times New Roman"/>
          <w:rPrChange w:id="487" w:author="Adam Beatty" w:date="2026-07-20T11:40:00Z" w16du:dateUtc="2026-07-20T10:40:00Z">
            <w:rPr>
              <w:del w:id="488" w:author="Adam Beatty" w:date="2026-07-20T12:08:00Z" w16du:dateUtc="2026-07-20T11:08:00Z"/>
            </w:rPr>
          </w:rPrChange>
        </w:rPr>
      </w:pPr>
      <w:del w:id="489" w:author="Adam Beatty" w:date="2026-07-20T12:08:00Z" w16du:dateUtc="2026-07-20T11:08:00Z">
        <w:r w:rsidRPr="00FF3615" w:rsidDel="006C0F08">
          <w:rPr>
            <w:rFonts w:ascii="Times New Roman" w:hAnsi="Times New Roman" w:cs="Times New Roman"/>
            <w:rPrChange w:id="490" w:author="Adam Beatty" w:date="2026-07-20T11:40:00Z" w16du:dateUtc="2026-07-20T10:40:00Z">
              <w:rPr/>
            </w:rPrChange>
          </w:rPr>
          <w:delText>Abstract</w:delText>
        </w:r>
        <w:r w:rsidR="00CB1328" w:rsidRPr="00FF3615" w:rsidDel="006C0F08">
          <w:rPr>
            <w:rFonts w:ascii="Times New Roman" w:hAnsi="Times New Roman" w:cs="Times New Roman"/>
            <w:rPrChange w:id="491" w:author="Adam Beatty" w:date="2026-07-20T11:40:00Z" w16du:dateUtc="2026-07-20T10:40:00Z">
              <w:rPr/>
            </w:rPrChange>
          </w:rPr>
          <w:delText xml:space="preserve"> (OB: I changed it because I only want to draw from chapter 3 in the thesis)</w:delText>
        </w:r>
      </w:del>
    </w:p>
    <w:p w14:paraId="31AFE4D7" w14:textId="2B5CB48C" w:rsidR="00AF0C93" w:rsidRPr="00FF3615" w:rsidDel="006C0F08" w:rsidRDefault="00AF0C93" w:rsidP="00AF0C93">
      <w:pPr>
        <w:pStyle w:val="Heading2"/>
        <w:rPr>
          <w:del w:id="492" w:author="Adam Beatty" w:date="2026-07-20T12:08:00Z" w16du:dateUtc="2026-07-20T11:08:00Z"/>
          <w:rFonts w:ascii="Times New Roman" w:eastAsiaTheme="minorHAnsi" w:hAnsi="Times New Roman" w:cs="Times New Roman"/>
          <w:color w:val="auto"/>
          <w:sz w:val="24"/>
          <w:szCs w:val="24"/>
          <w:rPrChange w:id="493" w:author="Adam Beatty" w:date="2026-07-20T11:40:00Z" w16du:dateUtc="2026-07-20T10:40:00Z">
            <w:rPr>
              <w:del w:id="494" w:author="Adam Beatty" w:date="2026-07-20T12:08:00Z" w16du:dateUtc="2026-07-20T11:08:00Z"/>
              <w:rFonts w:asciiTheme="minorHAnsi" w:eastAsiaTheme="minorHAnsi" w:hAnsiTheme="minorHAnsi" w:cstheme="minorBidi"/>
              <w:color w:val="auto"/>
              <w:sz w:val="24"/>
              <w:szCs w:val="24"/>
            </w:rPr>
          </w:rPrChange>
        </w:rPr>
      </w:pPr>
      <w:del w:id="495" w:author="Adam Beatty" w:date="2026-07-20T12:08:00Z" w16du:dateUtc="2026-07-20T11:08:00Z">
        <w:r w:rsidRPr="00FF3615" w:rsidDel="006C0F08">
          <w:rPr>
            <w:rFonts w:ascii="Times New Roman" w:hAnsi="Times New Roman" w:cs="Times New Roman"/>
            <w:rPrChange w:id="496" w:author="Adam Beatty" w:date="2026-07-20T11:40:00Z" w16du:dateUtc="2026-07-20T10:40:00Z">
              <w:rPr/>
            </w:rPrChange>
          </w:rPr>
          <w:delText>Pervasive uncrewed systems have altered the cost structure of small-state deterrence. Low-cost UxS lower the cost of reconnaissance, precision strike and sustainment, shifting relative combat power toward a resource-constrained defender and creating asymmetric cost-imposition opportunities far cheaper than traditional platforms; the Javelin-to-FPV cost ratio runs between 1:54 and 1:144 by range. For Ireland</w:delText>
        </w:r>
        <w:r w:rsidR="00633BB8" w:rsidRPr="00FF3615" w:rsidDel="006C0F08">
          <w:rPr>
            <w:rFonts w:ascii="Times New Roman" w:hAnsi="Times New Roman" w:cs="Times New Roman"/>
            <w:rPrChange w:id="497" w:author="Adam Beatty" w:date="2026-07-20T11:40:00Z" w16du:dateUtc="2026-07-20T10:40:00Z">
              <w:rPr/>
            </w:rPrChange>
          </w:rPr>
          <w:delText xml:space="preserve"> – </w:delText>
        </w:r>
        <w:r w:rsidRPr="00FF3615" w:rsidDel="006C0F08">
          <w:rPr>
            <w:rFonts w:ascii="Times New Roman" w:hAnsi="Times New Roman" w:cs="Times New Roman"/>
            <w:rPrChange w:id="498" w:author="Adam Beatty" w:date="2026-07-20T11:40:00Z" w16du:dateUtc="2026-07-20T10:40:00Z">
              <w:rPr/>
            </w:rPrChange>
          </w:rPr>
          <w:delText>an island state that has consistently declined to fund conventional mass</w:delText>
        </w:r>
        <w:r w:rsidR="00633BB8" w:rsidRPr="00FF3615" w:rsidDel="006C0F08">
          <w:rPr>
            <w:rFonts w:ascii="Times New Roman" w:hAnsi="Times New Roman" w:cs="Times New Roman"/>
            <w:rPrChange w:id="499" w:author="Adam Beatty" w:date="2026-07-20T11:40:00Z" w16du:dateUtc="2026-07-20T10:40:00Z">
              <w:rPr/>
            </w:rPrChange>
          </w:rPr>
          <w:delText xml:space="preserve"> – </w:delText>
        </w:r>
        <w:r w:rsidRPr="00FF3615" w:rsidDel="006C0F08">
          <w:rPr>
            <w:rFonts w:ascii="Times New Roman" w:hAnsi="Times New Roman" w:cs="Times New Roman"/>
            <w:rPrChange w:id="500" w:author="Adam Beatty" w:date="2026-07-20T11:40:00Z" w16du:dateUtc="2026-07-20T10:40:00Z">
              <w:rPr/>
            </w:rPrChange>
          </w:rPr>
          <w:delText xml:space="preserve">this reframes a long-standing assumption: that credible territorial defence is financially unreachable. </w:delText>
        </w:r>
      </w:del>
    </w:p>
    <w:p w14:paraId="34E3ED01" w14:textId="631BB698" w:rsidR="00917666" w:rsidRPr="00FF3615" w:rsidDel="006C0F08" w:rsidRDefault="00AF0C93" w:rsidP="00AF0C93">
      <w:pPr>
        <w:pStyle w:val="Heading2"/>
        <w:rPr>
          <w:del w:id="501" w:author="Adam Beatty" w:date="2026-07-20T12:08:00Z" w16du:dateUtc="2026-07-20T11:08:00Z"/>
          <w:rFonts w:ascii="Times New Roman" w:eastAsiaTheme="minorHAnsi" w:hAnsi="Times New Roman" w:cs="Times New Roman"/>
          <w:color w:val="auto"/>
          <w:sz w:val="24"/>
          <w:szCs w:val="24"/>
          <w:rPrChange w:id="502" w:author="Adam Beatty" w:date="2026-07-20T11:40:00Z" w16du:dateUtc="2026-07-20T10:40:00Z">
            <w:rPr>
              <w:del w:id="503" w:author="Adam Beatty" w:date="2026-07-20T12:08:00Z" w16du:dateUtc="2026-07-20T11:08:00Z"/>
              <w:rFonts w:asciiTheme="minorHAnsi" w:eastAsiaTheme="minorHAnsi" w:hAnsiTheme="minorHAnsi" w:cstheme="minorBidi"/>
              <w:color w:val="auto"/>
              <w:sz w:val="24"/>
              <w:szCs w:val="24"/>
            </w:rPr>
          </w:rPrChange>
        </w:rPr>
      </w:pPr>
      <w:del w:id="504" w:author="Adam Beatty" w:date="2026-07-20T12:08:00Z" w16du:dateUtc="2026-07-20T11:08:00Z">
        <w:r w:rsidRPr="00FF3615" w:rsidDel="006C0F08">
          <w:rPr>
            <w:rFonts w:ascii="Times New Roman" w:hAnsi="Times New Roman" w:cs="Times New Roman"/>
            <w:rPrChange w:id="505" w:author="Adam Beatty" w:date="2026-07-20T11:40:00Z" w16du:dateUtc="2026-07-20T10:40:00Z">
              <w:rPr/>
            </w:rPrChange>
          </w:rPr>
          <w:delText>The article argues that capability becomes deterrence only when four conditions hold together: it must be politically owned, credibly fielded, institutionally sustained and clearly communicated. It develops the first two</w:delText>
        </w:r>
        <w:r w:rsidR="00633BB8" w:rsidRPr="00FF3615" w:rsidDel="006C0F08">
          <w:rPr>
            <w:rFonts w:ascii="Times New Roman" w:hAnsi="Times New Roman" w:cs="Times New Roman"/>
            <w:rPrChange w:id="506" w:author="Adam Beatty" w:date="2026-07-20T11:40:00Z" w16du:dateUtc="2026-07-20T10:40:00Z">
              <w:rPr/>
            </w:rPrChange>
          </w:rPr>
          <w:delText xml:space="preserve"> – </w:delText>
        </w:r>
        <w:r w:rsidRPr="00FF3615" w:rsidDel="006C0F08">
          <w:rPr>
            <w:rFonts w:ascii="Times New Roman" w:hAnsi="Times New Roman" w:cs="Times New Roman"/>
            <w:rPrChange w:id="507" w:author="Adam Beatty" w:date="2026-07-20T11:40:00Z" w16du:dateUtc="2026-07-20T10:40:00Z">
              <w:rPr/>
            </w:rPrChange>
          </w:rPr>
          <w:delText>the political ownership Ireland's policy void withholds</w:delText>
        </w:r>
        <w:r w:rsidR="00262708" w:rsidRPr="00FF3615" w:rsidDel="006C0F08">
          <w:rPr>
            <w:rFonts w:ascii="Times New Roman" w:hAnsi="Times New Roman" w:cs="Times New Roman"/>
            <w:rPrChange w:id="508" w:author="Adam Beatty" w:date="2026-07-20T11:40:00Z" w16du:dateUtc="2026-07-20T10:40:00Z">
              <w:rPr/>
            </w:rPrChange>
          </w:rPr>
          <w:delText xml:space="preserve"> and</w:delText>
        </w:r>
        <w:r w:rsidRPr="00FF3615" w:rsidDel="006C0F08">
          <w:rPr>
            <w:rFonts w:ascii="Times New Roman" w:hAnsi="Times New Roman" w:cs="Times New Roman"/>
            <w:rPrChange w:id="509" w:author="Adam Beatty" w:date="2026-07-20T11:40:00Z" w16du:dateUtc="2026-07-20T10:40:00Z">
              <w:rPr/>
            </w:rPrChange>
          </w:rPr>
          <w:delText xml:space="preserve"> the force redesign credible fielding demands at section level, where organic ISR, CUAS and IEDD turn the section into a micro-combined-arms unit. </w:delText>
        </w:r>
      </w:del>
    </w:p>
    <w:p w14:paraId="166316EB" w14:textId="486EAA27" w:rsidR="00AF0C93" w:rsidRPr="00FF3615" w:rsidDel="006C0F08" w:rsidRDefault="00AF0C93" w:rsidP="00AF0C93">
      <w:pPr>
        <w:pStyle w:val="Heading2"/>
        <w:rPr>
          <w:del w:id="510" w:author="Adam Beatty" w:date="2026-07-20T12:08:00Z" w16du:dateUtc="2026-07-20T11:08:00Z"/>
          <w:rFonts w:ascii="Times New Roman" w:eastAsiaTheme="minorHAnsi" w:hAnsi="Times New Roman" w:cs="Times New Roman"/>
          <w:color w:val="auto"/>
          <w:sz w:val="24"/>
          <w:szCs w:val="24"/>
          <w:rPrChange w:id="511" w:author="Adam Beatty" w:date="2026-07-20T11:40:00Z" w16du:dateUtc="2026-07-20T10:40:00Z">
            <w:rPr>
              <w:del w:id="512" w:author="Adam Beatty" w:date="2026-07-20T12:08:00Z" w16du:dateUtc="2026-07-20T11:08:00Z"/>
              <w:rFonts w:asciiTheme="minorHAnsi" w:eastAsiaTheme="minorHAnsi" w:hAnsiTheme="minorHAnsi" w:cstheme="minorBidi"/>
              <w:color w:val="auto"/>
              <w:sz w:val="24"/>
              <w:szCs w:val="24"/>
            </w:rPr>
          </w:rPrChange>
        </w:rPr>
      </w:pPr>
      <w:del w:id="513" w:author="Adam Beatty" w:date="2026-07-20T12:08:00Z" w16du:dateUtc="2026-07-20T11:08:00Z">
        <w:r w:rsidRPr="00FF3615" w:rsidDel="006C0F08">
          <w:rPr>
            <w:rFonts w:ascii="Times New Roman" w:hAnsi="Times New Roman" w:cs="Times New Roman"/>
            <w:rPrChange w:id="514" w:author="Adam Beatty" w:date="2026-07-20T11:40:00Z" w16du:dateUtc="2026-07-20T10:40:00Z">
              <w:rPr/>
            </w:rPrChange>
          </w:rPr>
          <w:delText>These adaptations are feasible within Ireland's existing professional force structure, but they demand deliberate choices about doctrine, mission command and training realism</w:delText>
        </w:r>
        <w:r w:rsidR="00262708" w:rsidRPr="00FF3615" w:rsidDel="006C0F08">
          <w:rPr>
            <w:rFonts w:ascii="Times New Roman" w:hAnsi="Times New Roman" w:cs="Times New Roman"/>
            <w:rPrChange w:id="515" w:author="Adam Beatty" w:date="2026-07-20T11:40:00Z" w16du:dateUtc="2026-07-20T10:40:00Z">
              <w:rPr/>
            </w:rPrChange>
          </w:rPr>
          <w:delText xml:space="preserve"> and</w:delText>
        </w:r>
        <w:r w:rsidRPr="00FF3615" w:rsidDel="006C0F08">
          <w:rPr>
            <w:rFonts w:ascii="Times New Roman" w:hAnsi="Times New Roman" w:cs="Times New Roman"/>
            <w:rPrChange w:id="516" w:author="Adam Beatty" w:date="2026-07-20T11:40:00Z" w16du:dateUtc="2026-07-20T10:40:00Z">
              <w:rPr/>
            </w:rPrChange>
          </w:rPr>
          <w:delText xml:space="preserve"> they expose the acceptable limits of a drone-centric posture. The article then establishes institutional sustainment and clear communication as the conditions on which the posture's resilience</w:delText>
        </w:r>
        <w:r w:rsidR="00633BB8" w:rsidRPr="00FF3615" w:rsidDel="006C0F08">
          <w:rPr>
            <w:rFonts w:ascii="Times New Roman" w:hAnsi="Times New Roman" w:cs="Times New Roman"/>
            <w:rPrChange w:id="517" w:author="Adam Beatty" w:date="2026-07-20T11:40:00Z" w16du:dateUtc="2026-07-20T10:40:00Z">
              <w:rPr/>
            </w:rPrChange>
          </w:rPr>
          <w:delText xml:space="preserve"> – </w:delText>
        </w:r>
        <w:r w:rsidRPr="00FF3615" w:rsidDel="006C0F08">
          <w:rPr>
            <w:rFonts w:ascii="Times New Roman" w:hAnsi="Times New Roman" w:cs="Times New Roman"/>
            <w:rPrChange w:id="518" w:author="Adam Beatty" w:date="2026-07-20T11:40:00Z" w16du:dateUtc="2026-07-20T10:40:00Z">
              <w:rPr/>
            </w:rPrChange>
          </w:rPr>
          <w:delText>and its compatibility with Irish neutrality</w:delText>
        </w:r>
        <w:r w:rsidR="00633BB8" w:rsidRPr="00FF3615" w:rsidDel="006C0F08">
          <w:rPr>
            <w:rFonts w:ascii="Times New Roman" w:hAnsi="Times New Roman" w:cs="Times New Roman"/>
            <w:rPrChange w:id="519" w:author="Adam Beatty" w:date="2026-07-20T11:40:00Z" w16du:dateUtc="2026-07-20T10:40:00Z">
              <w:rPr/>
            </w:rPrChange>
          </w:rPr>
          <w:delText xml:space="preserve"> – </w:delText>
        </w:r>
        <w:r w:rsidRPr="00FF3615" w:rsidDel="006C0F08">
          <w:rPr>
            <w:rFonts w:ascii="Times New Roman" w:hAnsi="Times New Roman" w:cs="Times New Roman"/>
            <w:rPrChange w:id="520" w:author="Adam Beatty" w:date="2026-07-20T11:40:00Z" w16du:dateUtc="2026-07-20T10:40:00Z">
              <w:rPr/>
            </w:rPrChange>
          </w:rPr>
          <w:delText>depend. The result is a credible basis for denial against a larger adversary without mass or heavy armour, provided the Defence Forces accept the cultural and doctrinal shifts persistent ISR implies. Written for a practitioner audience, it offers concrete recommendations for Irish force-design and defence-policy choices.</w:delText>
        </w:r>
      </w:del>
    </w:p>
    <w:p w14:paraId="6BF5F6E2" w14:textId="207B18F6" w:rsidR="00A04CA9" w:rsidRPr="00FF3615" w:rsidDel="006C0F08" w:rsidRDefault="00A04CA9" w:rsidP="00A04CA9">
      <w:pPr>
        <w:rPr>
          <w:del w:id="521" w:author="Adam Beatty" w:date="2026-07-20T12:08:00Z" w16du:dateUtc="2026-07-20T11:08:00Z"/>
          <w:rFonts w:ascii="Times New Roman" w:hAnsi="Times New Roman" w:cs="Times New Roman"/>
          <w:rPrChange w:id="522" w:author="Adam Beatty" w:date="2026-07-20T11:40:00Z" w16du:dateUtc="2026-07-20T10:40:00Z">
            <w:rPr>
              <w:del w:id="523" w:author="Adam Beatty" w:date="2026-07-20T12:08:00Z" w16du:dateUtc="2026-07-20T11:08:00Z"/>
            </w:rPr>
          </w:rPrChange>
        </w:rPr>
      </w:pPr>
      <w:del w:id="524" w:author="Adam Beatty" w:date="2026-07-20T12:08:00Z" w16du:dateUtc="2026-07-20T11:08:00Z">
        <w:r w:rsidRPr="00FF3615" w:rsidDel="006C0F08">
          <w:rPr>
            <w:rFonts w:ascii="Times New Roman" w:hAnsi="Times New Roman" w:cs="Times New Roman"/>
            <w:highlight w:val="yellow"/>
            <w:rPrChange w:id="525" w:author="Adam Beatty" w:date="2026-07-20T11:40:00Z" w16du:dateUtc="2026-07-20T10:40:00Z">
              <w:rPr>
                <w:highlight w:val="yellow"/>
              </w:rPr>
            </w:rPrChange>
          </w:rPr>
          <w:delText>OB: the abstract is only draft… let’s see where your stuff brings us. It would be best if it jumps from mine.. I’ve had AI do a draft based on my ideas. YOU ARE FREE TO GO WHERE YOU WANT!</w:delText>
        </w:r>
      </w:del>
    </w:p>
    <w:p w14:paraId="77B06FF6" w14:textId="21C3EE71" w:rsidR="000B39F2" w:rsidRPr="00FF3615" w:rsidDel="006C0F08" w:rsidRDefault="000B39F2">
      <w:pPr>
        <w:rPr>
          <w:del w:id="526" w:author="Adam Beatty" w:date="2026-07-20T12:08:00Z" w16du:dateUtc="2026-07-20T11:08:00Z"/>
          <w:rFonts w:ascii="Times New Roman" w:eastAsiaTheme="majorEastAsia" w:hAnsi="Times New Roman" w:cs="Times New Roman"/>
          <w:color w:val="0F4761" w:themeColor="accent1" w:themeShade="BF"/>
          <w:sz w:val="32"/>
          <w:szCs w:val="32"/>
          <w:rPrChange w:id="527" w:author="Adam Beatty" w:date="2026-07-20T11:40:00Z" w16du:dateUtc="2026-07-20T10:40:00Z">
            <w:rPr>
              <w:del w:id="528" w:author="Adam Beatty" w:date="2026-07-20T12:08:00Z" w16du:dateUtc="2026-07-20T11:08:00Z"/>
              <w:rFonts w:asciiTheme="majorHAnsi" w:eastAsiaTheme="majorEastAsia" w:hAnsiTheme="majorHAnsi" w:cstheme="majorBidi"/>
              <w:color w:val="0F4761" w:themeColor="accent1" w:themeShade="BF"/>
              <w:sz w:val="32"/>
              <w:szCs w:val="32"/>
            </w:rPr>
          </w:rPrChange>
        </w:rPr>
      </w:pPr>
      <w:del w:id="529" w:author="Adam Beatty" w:date="2026-07-20T12:08:00Z" w16du:dateUtc="2026-07-20T11:08:00Z">
        <w:r w:rsidRPr="00FF3615" w:rsidDel="006C0F08">
          <w:rPr>
            <w:rFonts w:ascii="Times New Roman" w:hAnsi="Times New Roman" w:cs="Times New Roman"/>
            <w:rPrChange w:id="530" w:author="Adam Beatty" w:date="2026-07-20T11:40:00Z" w16du:dateUtc="2026-07-20T10:40:00Z">
              <w:rPr/>
            </w:rPrChange>
          </w:rPr>
          <w:br w:type="page"/>
        </w:r>
      </w:del>
    </w:p>
    <w:p w14:paraId="68375779" w14:textId="1BD7E707" w:rsidR="00BA458A" w:rsidRPr="00FF3615" w:rsidDel="006C0F08" w:rsidRDefault="00BA458A" w:rsidP="00BA458A">
      <w:pPr>
        <w:pStyle w:val="Heading2"/>
        <w:rPr>
          <w:del w:id="531" w:author="Adam Beatty" w:date="2026-07-20T12:08:00Z" w16du:dateUtc="2026-07-20T11:08:00Z"/>
          <w:rFonts w:ascii="Times New Roman" w:hAnsi="Times New Roman" w:cs="Times New Roman"/>
          <w:rPrChange w:id="532" w:author="Adam Beatty" w:date="2026-07-20T11:40:00Z" w16du:dateUtc="2026-07-20T10:40:00Z">
            <w:rPr>
              <w:del w:id="533" w:author="Adam Beatty" w:date="2026-07-20T12:08:00Z" w16du:dateUtc="2026-07-20T11:08:00Z"/>
            </w:rPr>
          </w:rPrChange>
        </w:rPr>
      </w:pPr>
      <w:del w:id="534" w:author="Adam Beatty" w:date="2026-07-20T12:08:00Z" w16du:dateUtc="2026-07-20T11:08:00Z">
        <w:r w:rsidRPr="00FF3615" w:rsidDel="006C0F08">
          <w:rPr>
            <w:rFonts w:ascii="Times New Roman" w:hAnsi="Times New Roman" w:cs="Times New Roman"/>
            <w:rPrChange w:id="535" w:author="Adam Beatty" w:date="2026-07-20T11:40:00Z" w16du:dateUtc="2026-07-20T10:40:00Z">
              <w:rPr/>
            </w:rPrChange>
          </w:rPr>
          <w:delText>ADAM 1947 WORDS</w:delText>
        </w:r>
      </w:del>
    </w:p>
    <w:p w14:paraId="2E23BB70" w14:textId="6CFB9FEB" w:rsidR="00BA458A" w:rsidRPr="00FF3615" w:rsidDel="006C0F08" w:rsidRDefault="00BA458A" w:rsidP="00BA458A">
      <w:pPr>
        <w:pStyle w:val="Heading2"/>
        <w:rPr>
          <w:del w:id="536" w:author="Adam Beatty" w:date="2026-07-20T12:08:00Z" w16du:dateUtc="2026-07-20T11:08:00Z"/>
          <w:rFonts w:ascii="Times New Roman" w:eastAsiaTheme="minorHAnsi" w:hAnsi="Times New Roman" w:cs="Times New Roman"/>
          <w:color w:val="auto"/>
          <w:sz w:val="24"/>
          <w:szCs w:val="24"/>
          <w:rPrChange w:id="537" w:author="Adam Beatty" w:date="2026-07-20T11:40:00Z" w16du:dateUtc="2026-07-20T10:40:00Z">
            <w:rPr>
              <w:del w:id="538" w:author="Adam Beatty" w:date="2026-07-20T12:08:00Z" w16du:dateUtc="2026-07-20T11:08:00Z"/>
              <w:rFonts w:asciiTheme="minorHAnsi" w:eastAsiaTheme="minorHAnsi" w:hAnsiTheme="minorHAnsi" w:cstheme="minorBidi"/>
              <w:color w:val="auto"/>
              <w:sz w:val="24"/>
              <w:szCs w:val="24"/>
            </w:rPr>
          </w:rPrChange>
        </w:rPr>
      </w:pPr>
      <w:del w:id="539" w:author="Adam Beatty" w:date="2026-07-20T12:08:00Z" w16du:dateUtc="2026-07-20T11:08:00Z">
        <w:r w:rsidRPr="00FF3615" w:rsidDel="006C0F08">
          <w:rPr>
            <w:rFonts w:ascii="Times New Roman" w:hAnsi="Times New Roman" w:cs="Times New Roman"/>
            <w:rPrChange w:id="540" w:author="Adam Beatty" w:date="2026-07-20T11:40:00Z" w16du:dateUtc="2026-07-20T10:40:00Z">
              <w:rPr/>
            </w:rPrChange>
          </w:rPr>
          <w:delText>Land warfare now turns on exposure: who is observed, when and how fast that observation becomes fire.</w:delText>
        </w:r>
        <w:r w:rsidRPr="00FF3615" w:rsidDel="006C0F08">
          <w:rPr>
            <w:rStyle w:val="EndnoteReference"/>
            <w:rFonts w:ascii="Times New Roman" w:hAnsi="Times New Roman" w:cs="Times New Roman"/>
            <w:rPrChange w:id="541" w:author="Adam Beatty" w:date="2026-07-20T11:40:00Z" w16du:dateUtc="2026-07-20T10:40:00Z">
              <w:rPr>
                <w:rStyle w:val="EndnoteReference"/>
              </w:rPr>
            </w:rPrChange>
          </w:rPr>
          <w:footnoteReference w:id="54"/>
        </w:r>
        <w:r w:rsidRPr="00FF3615" w:rsidDel="006C0F08">
          <w:rPr>
            <w:rFonts w:ascii="Times New Roman" w:hAnsi="Times New Roman" w:cs="Times New Roman"/>
            <w:rPrChange w:id="544" w:author="Adam Beatty" w:date="2026-07-20T11:40:00Z" w16du:dateUtc="2026-07-20T10:40:00Z">
              <w:rPr/>
            </w:rPrChange>
          </w:rPr>
          <w:delText xml:space="preserve"> Cheap sensors and democratised precision strike have collapsed the interval between being seen and being hit, changing what movement costs.</w:delText>
        </w:r>
        <w:r w:rsidRPr="00FF3615" w:rsidDel="006C0F08">
          <w:rPr>
            <w:rStyle w:val="EndnoteReference"/>
            <w:rFonts w:ascii="Times New Roman" w:hAnsi="Times New Roman" w:cs="Times New Roman"/>
            <w:rPrChange w:id="545" w:author="Adam Beatty" w:date="2026-07-20T11:40:00Z" w16du:dateUtc="2026-07-20T10:40:00Z">
              <w:rPr>
                <w:rStyle w:val="EndnoteReference"/>
              </w:rPr>
            </w:rPrChange>
          </w:rPr>
          <w:footnoteReference w:id="55"/>
        </w:r>
        <w:r w:rsidRPr="00FF3615" w:rsidDel="006C0F08">
          <w:rPr>
            <w:rFonts w:ascii="Times New Roman" w:hAnsi="Times New Roman" w:cs="Times New Roman"/>
            <w:rPrChange w:id="548" w:author="Adam Beatty" w:date="2026-07-20T11:40:00Z" w16du:dateUtc="2026-07-20T10:40:00Z">
              <w:rPr/>
            </w:rPrChange>
          </w:rPr>
          <w:delText xml:space="preserve"> Scholars divide between those who ask whether manoeuvre is “dead”</w:delText>
        </w:r>
        <w:r w:rsidRPr="00FF3615" w:rsidDel="006C0F08">
          <w:rPr>
            <w:rStyle w:val="EndnoteReference"/>
            <w:rFonts w:ascii="Times New Roman" w:hAnsi="Times New Roman" w:cs="Times New Roman"/>
            <w:rPrChange w:id="549" w:author="Adam Beatty" w:date="2026-07-20T11:40:00Z" w16du:dateUtc="2026-07-20T10:40:00Z">
              <w:rPr>
                <w:rStyle w:val="EndnoteReference"/>
              </w:rPr>
            </w:rPrChange>
          </w:rPr>
          <w:footnoteReference w:id="56"/>
        </w:r>
        <w:r w:rsidRPr="00FF3615" w:rsidDel="006C0F08">
          <w:rPr>
            <w:rFonts w:ascii="Times New Roman" w:hAnsi="Times New Roman" w:cs="Times New Roman"/>
            <w:rPrChange w:id="552" w:author="Adam Beatty" w:date="2026-07-20T11:40:00Z" w16du:dateUtc="2026-07-20T10:40:00Z">
              <w:rPr/>
            </w:rPrChange>
          </w:rPr>
          <w:delText xml:space="preserve"> and those who argue that it must adapt to survive.</w:delText>
        </w:r>
        <w:r w:rsidRPr="00FF3615" w:rsidDel="006C0F08">
          <w:rPr>
            <w:rStyle w:val="EndnoteReference"/>
            <w:rFonts w:ascii="Times New Roman" w:hAnsi="Times New Roman" w:cs="Times New Roman"/>
            <w:rPrChange w:id="553" w:author="Adam Beatty" w:date="2026-07-20T11:40:00Z" w16du:dateUtc="2026-07-20T10:40:00Z">
              <w:rPr>
                <w:rStyle w:val="EndnoteReference"/>
              </w:rPr>
            </w:rPrChange>
          </w:rPr>
          <w:footnoteReference w:id="57"/>
        </w:r>
        <w:r w:rsidRPr="00FF3615" w:rsidDel="006C0F08">
          <w:rPr>
            <w:rFonts w:ascii="Times New Roman" w:hAnsi="Times New Roman" w:cs="Times New Roman"/>
            <w:rPrChange w:id="556" w:author="Adam Beatty" w:date="2026-07-20T11:40:00Z" w16du:dateUtc="2026-07-20T10:40:00Z">
              <w:rPr/>
            </w:rPrChange>
          </w:rPr>
          <w:delText xml:space="preserve"> What is clear is that its price has risen sharply: manoeuvre survives only in the windows that sensing, concealment, electronic warfare and fires can briefly open. For Ireland, the question is whether a small force can turn that exposure problem into defensive cost.</w:delText>
        </w:r>
      </w:del>
    </w:p>
    <w:p w14:paraId="2BDA828B" w14:textId="2E344C5F" w:rsidR="00BA458A" w:rsidRPr="00FF3615" w:rsidDel="006C0F08" w:rsidRDefault="00BA458A" w:rsidP="00BA458A">
      <w:pPr>
        <w:pStyle w:val="Heading2"/>
        <w:rPr>
          <w:del w:id="557" w:author="Adam Beatty" w:date="2026-07-20T12:08:00Z" w16du:dateUtc="2026-07-20T11:08:00Z"/>
          <w:rFonts w:ascii="Times New Roman" w:eastAsiaTheme="minorHAnsi" w:hAnsi="Times New Roman" w:cs="Times New Roman"/>
          <w:color w:val="auto"/>
          <w:sz w:val="24"/>
          <w:szCs w:val="24"/>
          <w:rPrChange w:id="558" w:author="Adam Beatty" w:date="2026-07-20T11:40:00Z" w16du:dateUtc="2026-07-20T10:40:00Z">
            <w:rPr>
              <w:del w:id="559" w:author="Adam Beatty" w:date="2026-07-20T12:08:00Z" w16du:dateUtc="2026-07-20T11:08:00Z"/>
              <w:rFonts w:asciiTheme="minorHAnsi" w:eastAsiaTheme="minorHAnsi" w:hAnsiTheme="minorHAnsi" w:cstheme="minorBidi"/>
              <w:color w:val="auto"/>
              <w:sz w:val="24"/>
              <w:szCs w:val="24"/>
            </w:rPr>
          </w:rPrChange>
        </w:rPr>
      </w:pPr>
      <w:del w:id="560" w:author="Adam Beatty" w:date="2026-07-20T12:08:00Z" w16du:dateUtc="2026-07-20T11:08:00Z">
        <w:r w:rsidRPr="00FF3615" w:rsidDel="006C0F08">
          <w:rPr>
            <w:rFonts w:ascii="Times New Roman" w:hAnsi="Times New Roman" w:cs="Times New Roman"/>
            <w:rPrChange w:id="561" w:author="Adam Beatty" w:date="2026-07-20T11:40:00Z" w16du:dateUtc="2026-07-20T10:40:00Z">
              <w:rPr/>
            </w:rPrChange>
          </w:rPr>
          <w:delText>Ireland has no national security strategy and no settled defence policy; the Defence Policy Review</w:delText>
        </w:r>
        <w:r w:rsidRPr="00FF3615" w:rsidDel="006C0F08">
          <w:rPr>
            <w:rStyle w:val="EndnoteReference"/>
            <w:rFonts w:ascii="Times New Roman" w:hAnsi="Times New Roman" w:cs="Times New Roman"/>
            <w:rPrChange w:id="562" w:author="Adam Beatty" w:date="2026-07-20T11:40:00Z" w16du:dateUtc="2026-07-20T10:40:00Z">
              <w:rPr>
                <w:rStyle w:val="EndnoteReference"/>
              </w:rPr>
            </w:rPrChange>
          </w:rPr>
          <w:footnoteReference w:id="58"/>
        </w:r>
        <w:r w:rsidRPr="00FF3615" w:rsidDel="006C0F08">
          <w:rPr>
            <w:rFonts w:ascii="Times New Roman" w:hAnsi="Times New Roman" w:cs="Times New Roman"/>
            <w:rPrChange w:id="565" w:author="Adam Beatty" w:date="2026-07-20T11:40:00Z" w16du:dateUtc="2026-07-20T10:40:00Z">
              <w:rPr/>
            </w:rPrChange>
          </w:rPr>
          <w:delText xml:space="preserve"> updates the White Paper</w:delText>
        </w:r>
        <w:r w:rsidRPr="00FF3615" w:rsidDel="006C0F08">
          <w:rPr>
            <w:rStyle w:val="EndnoteReference"/>
            <w:rFonts w:ascii="Times New Roman" w:hAnsi="Times New Roman" w:cs="Times New Roman"/>
            <w:rPrChange w:id="566" w:author="Adam Beatty" w:date="2026-07-20T11:40:00Z" w16du:dateUtc="2026-07-20T10:40:00Z">
              <w:rPr>
                <w:rStyle w:val="EndnoteReference"/>
              </w:rPr>
            </w:rPrChange>
          </w:rPr>
          <w:footnoteReference w:id="59"/>
        </w:r>
        <w:r w:rsidRPr="00FF3615" w:rsidDel="006C0F08">
          <w:rPr>
            <w:rFonts w:ascii="Times New Roman" w:hAnsi="Times New Roman" w:cs="Times New Roman"/>
            <w:rPrChange w:id="569" w:author="Adam Beatty" w:date="2026-07-20T11:40:00Z" w16du:dateUtc="2026-07-20T10:40:00Z">
              <w:rPr/>
            </w:rPrChange>
          </w:rPr>
          <w:delText xml:space="preserve"> — constituting a de facto substitute. The military is tasked to “provide for the military Defence of the State from armed aggression”. While military strategy and operations can organise effort, policy directs. In that vacuum, force design drifts toward continuity. </w:delText>
        </w:r>
      </w:del>
    </w:p>
    <w:p w14:paraId="78CED394" w14:textId="317B5EF2" w:rsidR="00BA458A" w:rsidRPr="00FF3615" w:rsidDel="006C0F08" w:rsidRDefault="00BA458A" w:rsidP="00BA458A">
      <w:pPr>
        <w:pStyle w:val="Heading2"/>
        <w:rPr>
          <w:del w:id="570" w:author="Adam Beatty" w:date="2026-07-20T12:08:00Z" w16du:dateUtc="2026-07-20T11:08:00Z"/>
          <w:rFonts w:ascii="Times New Roman" w:hAnsi="Times New Roman" w:cs="Times New Roman"/>
          <w:rPrChange w:id="571" w:author="Adam Beatty" w:date="2026-07-20T11:40:00Z" w16du:dateUtc="2026-07-20T10:40:00Z">
            <w:rPr>
              <w:del w:id="572" w:author="Adam Beatty" w:date="2026-07-20T12:08:00Z" w16du:dateUtc="2026-07-20T11:08:00Z"/>
            </w:rPr>
          </w:rPrChange>
        </w:rPr>
      </w:pPr>
      <w:del w:id="573" w:author="Adam Beatty" w:date="2026-07-20T12:08:00Z" w16du:dateUtc="2026-07-20T11:08:00Z">
        <w:r w:rsidRPr="00FF3615" w:rsidDel="006C0F08">
          <w:rPr>
            <w:rFonts w:ascii="Times New Roman" w:hAnsi="Times New Roman" w:cs="Times New Roman"/>
            <w:rPrChange w:id="574" w:author="Adam Beatty" w:date="2026-07-20T11:40:00Z" w16du:dateUtc="2026-07-20T10:40:00Z">
              <w:rPr/>
            </w:rPrChange>
          </w:rPr>
          <w:delText>Territorial defence is no longer implausible. It remains politically constrained</w:delText>
        </w:r>
        <w:r w:rsidRPr="00FF3615" w:rsidDel="006C0F08">
          <w:rPr>
            <w:rStyle w:val="FootnoteReference"/>
            <w:rFonts w:ascii="Times New Roman" w:hAnsi="Times New Roman" w:cs="Times New Roman"/>
            <w:rPrChange w:id="575" w:author="Adam Beatty" w:date="2026-07-20T11:40:00Z" w16du:dateUtc="2026-07-20T10:40:00Z">
              <w:rPr>
                <w:rStyle w:val="FootnoteReference"/>
              </w:rPr>
            </w:rPrChange>
          </w:rPr>
          <w:footnoteReference w:id="60"/>
        </w:r>
        <w:r w:rsidRPr="00FF3615" w:rsidDel="006C0F08">
          <w:rPr>
            <w:rFonts w:ascii="Times New Roman" w:hAnsi="Times New Roman" w:cs="Times New Roman"/>
            <w:rPrChange w:id="578" w:author="Adam Beatty" w:date="2026-07-20T11:40:00Z" w16du:dateUtc="2026-07-20T10:40:00Z">
              <w:rPr/>
            </w:rPrChange>
          </w:rPr>
          <w:delText xml:space="preserve"> and under-resourced, but force design cannot assume Europe’s post-1945 “long peace”</w:delText>
        </w:r>
        <w:r w:rsidRPr="00FF3615" w:rsidDel="006C0F08">
          <w:rPr>
            <w:rStyle w:val="EndnoteReference"/>
            <w:rFonts w:ascii="Times New Roman" w:hAnsi="Times New Roman" w:cs="Times New Roman"/>
            <w:rPrChange w:id="579" w:author="Adam Beatty" w:date="2026-07-20T11:40:00Z" w16du:dateUtc="2026-07-20T10:40:00Z">
              <w:rPr>
                <w:rStyle w:val="EndnoteReference"/>
              </w:rPr>
            </w:rPrChange>
          </w:rPr>
          <w:footnoteReference w:id="61"/>
        </w:r>
        <w:r w:rsidRPr="00FF3615" w:rsidDel="006C0F08">
          <w:rPr>
            <w:rFonts w:ascii="Times New Roman" w:hAnsi="Times New Roman" w:cs="Times New Roman"/>
            <w:rPrChange w:id="582" w:author="Adam Beatty" w:date="2026-07-20T11:40:00Z" w16du:dateUtc="2026-07-20T10:40:00Z">
              <w:rPr/>
            </w:rPrChange>
          </w:rPr>
          <w:delText xml:space="preserve"> will continue indefinitely. The dispute over Greenland</w:delText>
        </w:r>
        <w:r w:rsidRPr="00FF3615" w:rsidDel="006C0F08">
          <w:rPr>
            <w:rStyle w:val="EndnoteReference"/>
            <w:rFonts w:ascii="Times New Roman" w:hAnsi="Times New Roman" w:cs="Times New Roman"/>
            <w:rPrChange w:id="583" w:author="Adam Beatty" w:date="2026-07-20T11:40:00Z" w16du:dateUtc="2026-07-20T10:40:00Z">
              <w:rPr>
                <w:rStyle w:val="EndnoteReference"/>
              </w:rPr>
            </w:rPrChange>
          </w:rPr>
          <w:footnoteReference w:id="62"/>
        </w:r>
        <w:r w:rsidRPr="00FF3615" w:rsidDel="006C0F08">
          <w:rPr>
            <w:rFonts w:ascii="Times New Roman" w:hAnsi="Times New Roman" w:cs="Times New Roman"/>
            <w:rPrChange w:id="586" w:author="Adam Beatty" w:date="2026-07-20T11:40:00Z" w16du:dateUtc="2026-07-20T10:40:00Z">
              <w:rPr/>
            </w:rPrChange>
          </w:rPr>
          <w:delText xml:space="preserve"> and Denmark’s response</w:delText>
        </w:r>
        <w:r w:rsidRPr="00FF3615" w:rsidDel="006C0F08">
          <w:rPr>
            <w:rStyle w:val="EndnoteReference"/>
            <w:rFonts w:ascii="Times New Roman" w:hAnsi="Times New Roman" w:cs="Times New Roman"/>
            <w:rPrChange w:id="587" w:author="Adam Beatty" w:date="2026-07-20T11:40:00Z" w16du:dateUtc="2026-07-20T10:40:00Z">
              <w:rPr>
                <w:rStyle w:val="EndnoteReference"/>
              </w:rPr>
            </w:rPrChange>
          </w:rPr>
          <w:footnoteReference w:id="63"/>
        </w:r>
        <w:r w:rsidRPr="00FF3615" w:rsidDel="006C0F08">
          <w:rPr>
            <w:rFonts w:ascii="Times New Roman" w:hAnsi="Times New Roman" w:cs="Times New Roman"/>
            <w:rPrChange w:id="592" w:author="Adam Beatty" w:date="2026-07-20T11:40:00Z" w16du:dateUtc="2026-07-20T10:40:00Z">
              <w:rPr/>
            </w:rPrChange>
          </w:rPr>
          <w:delText xml:space="preserve">  show how quickly strategically marginal scenarios can become real. Threat perception is a poor guide to future risk. Without UxS adaptation, Ireland risks preserving yesterday’s force without a credible theory of victory for future conflict. Any force arriving by sea or air must be contested on land; that task falls primarily to light infantry. That makes the section the critical unit of analysis. </w:delText>
        </w:r>
      </w:del>
    </w:p>
    <w:p w14:paraId="3197C0BD" w14:textId="3CA78786" w:rsidR="00BA458A" w:rsidRPr="00FF3615" w:rsidDel="006C0F08" w:rsidRDefault="00BA458A" w:rsidP="00BA458A">
      <w:pPr>
        <w:rPr>
          <w:del w:id="593" w:author="Adam Beatty" w:date="2026-07-20T12:08:00Z" w16du:dateUtc="2026-07-20T11:08:00Z"/>
          <w:rFonts w:ascii="Times New Roman" w:hAnsi="Times New Roman" w:cs="Times New Roman"/>
          <w:rPrChange w:id="594" w:author="Adam Beatty" w:date="2026-07-20T11:40:00Z" w16du:dateUtc="2026-07-20T10:40:00Z">
            <w:rPr>
              <w:del w:id="595" w:author="Adam Beatty" w:date="2026-07-20T12:08:00Z" w16du:dateUtc="2026-07-20T11:08:00Z"/>
            </w:rPr>
          </w:rPrChange>
        </w:rPr>
      </w:pPr>
      <w:del w:id="596" w:author="Adam Beatty" w:date="2026-07-20T12:08:00Z" w16du:dateUtc="2026-07-20T11:08:00Z">
        <w:r w:rsidRPr="00FF3615" w:rsidDel="006C0F08">
          <w:rPr>
            <w:rFonts w:ascii="Times New Roman" w:hAnsi="Times New Roman" w:cs="Times New Roman"/>
            <w:rPrChange w:id="597" w:author="Adam Beatty" w:date="2026-07-20T11:40:00Z" w16du:dateUtc="2026-07-20T10:40:00Z">
              <w:rPr/>
            </w:rPrChange>
          </w:rPr>
          <w:delText>A force design problem exists because structure is being overtaken by the threat. Capability is sometimes reduced to equipment. It is better understood as the synthesis described by DOTMLPF-I.</w:delText>
        </w:r>
        <w:r w:rsidRPr="00FF3615" w:rsidDel="006C0F08">
          <w:rPr>
            <w:rStyle w:val="EndnoteReference"/>
            <w:rFonts w:ascii="Times New Roman" w:hAnsi="Times New Roman" w:cs="Times New Roman"/>
            <w:rPrChange w:id="598" w:author="Adam Beatty" w:date="2026-07-20T11:40:00Z" w16du:dateUtc="2026-07-20T10:40:00Z">
              <w:rPr>
                <w:rStyle w:val="EndnoteReference"/>
              </w:rPr>
            </w:rPrChange>
          </w:rPr>
          <w:footnoteReference w:id="64"/>
        </w:r>
        <w:r w:rsidRPr="00FF3615" w:rsidDel="006C0F08">
          <w:rPr>
            <w:rFonts w:ascii="Times New Roman" w:hAnsi="Times New Roman" w:cs="Times New Roman"/>
            <w:rPrChange w:id="601" w:author="Adam Beatty" w:date="2026-07-20T11:40:00Z" w16du:dateUtc="2026-07-20T10:40:00Z">
              <w:rPr/>
            </w:rPrChange>
          </w:rPr>
          <w:delText xml:space="preserve"> On that basis, the section fails against nearly every line. Its doctrine remains that of a foot-mobile light infantry section, never reconciled with the APC.</w:delText>
        </w:r>
        <w:r w:rsidRPr="00FF3615" w:rsidDel="006C0F08">
          <w:rPr>
            <w:rStyle w:val="EndnoteReference"/>
            <w:rFonts w:ascii="Times New Roman" w:hAnsi="Times New Roman" w:cs="Times New Roman"/>
            <w:rPrChange w:id="602" w:author="Adam Beatty" w:date="2026-07-20T11:40:00Z" w16du:dateUtc="2026-07-20T10:40:00Z">
              <w:rPr>
                <w:rStyle w:val="EndnoteReference"/>
              </w:rPr>
            </w:rPrChange>
          </w:rPr>
          <w:delText xml:space="preserve"> </w:delText>
        </w:r>
        <w:r w:rsidRPr="00FF3615" w:rsidDel="006C0F08">
          <w:rPr>
            <w:rStyle w:val="EndnoteReference"/>
            <w:rFonts w:ascii="Times New Roman" w:hAnsi="Times New Roman" w:cs="Times New Roman"/>
            <w:rPrChange w:id="603" w:author="Adam Beatty" w:date="2026-07-20T11:40:00Z" w16du:dateUtc="2026-07-20T10:40:00Z">
              <w:rPr>
                <w:rStyle w:val="EndnoteReference"/>
              </w:rPr>
            </w:rPrChange>
          </w:rPr>
          <w:footnoteReference w:id="65"/>
        </w:r>
        <w:r w:rsidRPr="00FF3615" w:rsidDel="006C0F08">
          <w:rPr>
            <w:rFonts w:ascii="Times New Roman" w:hAnsi="Times New Roman" w:cs="Times New Roman"/>
            <w:rPrChange w:id="606" w:author="Adam Beatty" w:date="2026-07-20T11:40:00Z" w16du:dateUtc="2026-07-20T10:40:00Z">
              <w:rPr/>
            </w:rPrChange>
          </w:rPr>
          <w:delText xml:space="preserve"> Its organisation may now be rebuilt around vehicle capacity,</w:delText>
        </w:r>
        <w:r w:rsidRPr="00FF3615" w:rsidDel="006C0F08">
          <w:rPr>
            <w:rStyle w:val="EndnoteReference"/>
            <w:rFonts w:ascii="Times New Roman" w:hAnsi="Times New Roman" w:cs="Times New Roman"/>
            <w:rPrChange w:id="607" w:author="Adam Beatty" w:date="2026-07-20T11:40:00Z" w16du:dateUtc="2026-07-20T10:40:00Z">
              <w:rPr>
                <w:rStyle w:val="EndnoteReference"/>
              </w:rPr>
            </w:rPrChange>
          </w:rPr>
          <w:footnoteReference w:id="66"/>
        </w:r>
        <w:r w:rsidRPr="00FF3615" w:rsidDel="006C0F08">
          <w:rPr>
            <w:rStyle w:val="FootnoteReference"/>
            <w:rFonts w:ascii="Times New Roman" w:hAnsi="Times New Roman" w:cs="Times New Roman"/>
            <w:rPrChange w:id="610" w:author="Adam Beatty" w:date="2026-07-20T11:40:00Z" w16du:dateUtc="2026-07-20T10:40:00Z">
              <w:rPr>
                <w:rStyle w:val="FootnoteReference"/>
              </w:rPr>
            </w:rPrChange>
          </w:rPr>
          <w:delText xml:space="preserve"> </w:delText>
        </w:r>
        <w:r w:rsidRPr="00FF3615" w:rsidDel="006C0F08">
          <w:rPr>
            <w:rFonts w:ascii="Times New Roman" w:hAnsi="Times New Roman" w:cs="Times New Roman"/>
            <w:rPrChange w:id="611" w:author="Adam Beatty" w:date="2026-07-20T11:40:00Z" w16du:dateUtc="2026-07-20T10:40:00Z">
              <w:rPr/>
            </w:rPrChange>
          </w:rPr>
          <w:delText>on the constraint that one section must fit one carrier. It should not bind light infantry, which can move on foot or in soft-skin vehicles, increasingly all-terrain vehicles such as the ULTV.</w:delText>
        </w:r>
        <w:r w:rsidRPr="00FF3615" w:rsidDel="006C0F08">
          <w:rPr>
            <w:rStyle w:val="EndnoteReference"/>
            <w:rFonts w:ascii="Times New Roman" w:hAnsi="Times New Roman" w:cs="Times New Roman"/>
            <w:rPrChange w:id="612" w:author="Adam Beatty" w:date="2026-07-20T11:40:00Z" w16du:dateUtc="2026-07-20T10:40:00Z">
              <w:rPr>
                <w:rStyle w:val="EndnoteReference"/>
              </w:rPr>
            </w:rPrChange>
          </w:rPr>
          <w:footnoteReference w:id="67"/>
        </w:r>
        <w:r w:rsidRPr="00FF3615" w:rsidDel="006C0F08">
          <w:rPr>
            <w:rStyle w:val="FootnoteReference"/>
            <w:rFonts w:ascii="Times New Roman" w:hAnsi="Times New Roman" w:cs="Times New Roman"/>
            <w:rPrChange w:id="615" w:author="Adam Beatty" w:date="2026-07-20T11:40:00Z" w16du:dateUtc="2026-07-20T10:40:00Z">
              <w:rPr>
                <w:rStyle w:val="FootnoteReference"/>
              </w:rPr>
            </w:rPrChange>
          </w:rPr>
          <w:delText xml:space="preserve">  </w:delText>
        </w:r>
        <w:r w:rsidRPr="00FF3615" w:rsidDel="006C0F08">
          <w:rPr>
            <w:rFonts w:ascii="Times New Roman" w:hAnsi="Times New Roman" w:cs="Times New Roman"/>
            <w:rPrChange w:id="616" w:author="Adam Beatty" w:date="2026-07-20T11:40:00Z" w16du:dateUtc="2026-07-20T10:40:00Z">
              <w:rPr/>
            </w:rPrChange>
          </w:rPr>
          <w:delText>It still trains 20</w:delText>
        </w:r>
        <w:r w:rsidRPr="00FF3615" w:rsidDel="006C0F08">
          <w:rPr>
            <w:rFonts w:ascii="Times New Roman" w:hAnsi="Times New Roman" w:cs="Times New Roman"/>
            <w:vertAlign w:val="superscript"/>
            <w:rPrChange w:id="617" w:author="Adam Beatty" w:date="2026-07-20T11:40:00Z" w16du:dateUtc="2026-07-20T10:40:00Z">
              <w:rPr>
                <w:vertAlign w:val="superscript"/>
              </w:rPr>
            </w:rPrChange>
          </w:rPr>
          <w:delText>th</w:delText>
        </w:r>
        <w:r w:rsidRPr="00FF3615" w:rsidDel="006C0F08">
          <w:rPr>
            <w:rFonts w:ascii="Times New Roman" w:hAnsi="Times New Roman" w:cs="Times New Roman"/>
            <w:rPrChange w:id="618" w:author="Adam Beatty" w:date="2026-07-20T11:40:00Z" w16du:dateUtc="2026-07-20T10:40:00Z">
              <w:rPr/>
            </w:rPrChange>
          </w:rPr>
          <w:delText xml:space="preserve"> century conventional tactics and for the peace-support tasks of the decades since. It neglects dispersion, “infobesity”</w:delText>
        </w:r>
        <w:r w:rsidRPr="00FF3615" w:rsidDel="006C0F08">
          <w:rPr>
            <w:rStyle w:val="EndnoteReference"/>
            <w:rFonts w:ascii="Times New Roman" w:hAnsi="Times New Roman" w:cs="Times New Roman"/>
            <w:rPrChange w:id="619" w:author="Adam Beatty" w:date="2026-07-20T11:40:00Z" w16du:dateUtc="2026-07-20T10:40:00Z">
              <w:rPr>
                <w:rStyle w:val="EndnoteReference"/>
              </w:rPr>
            </w:rPrChange>
          </w:rPr>
          <w:delText xml:space="preserve"> </w:delText>
        </w:r>
        <w:r w:rsidRPr="00FF3615" w:rsidDel="006C0F08">
          <w:rPr>
            <w:rStyle w:val="EndnoteReference"/>
            <w:rFonts w:ascii="Times New Roman" w:hAnsi="Times New Roman" w:cs="Times New Roman"/>
            <w:rPrChange w:id="620" w:author="Adam Beatty" w:date="2026-07-20T11:40:00Z" w16du:dateUtc="2026-07-20T10:40:00Z">
              <w:rPr>
                <w:rStyle w:val="EndnoteReference"/>
              </w:rPr>
            </w:rPrChange>
          </w:rPr>
          <w:footnoteReference w:id="68"/>
        </w:r>
        <w:r w:rsidRPr="00FF3615" w:rsidDel="006C0F08">
          <w:rPr>
            <w:rFonts w:ascii="Times New Roman" w:hAnsi="Times New Roman" w:cs="Times New Roman"/>
            <w:rPrChange w:id="623" w:author="Adam Beatty" w:date="2026-07-20T11:40:00Z" w16du:dateUtc="2026-07-20T10:40:00Z">
              <w:rPr/>
            </w:rPrChange>
          </w:rPr>
          <w:delText xml:space="preserve">  — the cognitive burden of sensor-rich combat — and the exposure of a section that can be found and struck on a checkpoint or logistics convoy as readily as in battle, without higher-echelon cover. Its materiel largely reflects a Cold War mentality. Its leadership is not configured for mission command under persistent observation. It fields too few soldiers to carry the cognitive load, operate the new systems and remain cohesive once dispersed. Adding drones changes none of that. </w:delText>
        </w:r>
      </w:del>
    </w:p>
    <w:p w14:paraId="25C9E2C3" w14:textId="0F0CA50E" w:rsidR="00BA458A" w:rsidRPr="00FF3615" w:rsidDel="006C0F08" w:rsidRDefault="00BA458A" w:rsidP="00BA458A">
      <w:pPr>
        <w:rPr>
          <w:del w:id="624" w:author="Adam Beatty" w:date="2026-07-20T12:08:00Z" w16du:dateUtc="2026-07-20T11:08:00Z"/>
          <w:rFonts w:ascii="Times New Roman" w:hAnsi="Times New Roman" w:cs="Times New Roman"/>
          <w:rPrChange w:id="625" w:author="Adam Beatty" w:date="2026-07-20T11:40:00Z" w16du:dateUtc="2026-07-20T10:40:00Z">
            <w:rPr>
              <w:del w:id="626" w:author="Adam Beatty" w:date="2026-07-20T12:08:00Z" w16du:dateUtc="2026-07-20T11:08:00Z"/>
            </w:rPr>
          </w:rPrChange>
        </w:rPr>
      </w:pPr>
      <w:del w:id="627" w:author="Adam Beatty" w:date="2026-07-20T12:08:00Z" w16du:dateUtc="2026-07-20T11:08:00Z">
        <w:r w:rsidRPr="00FF3615" w:rsidDel="006C0F08">
          <w:rPr>
            <w:rFonts w:ascii="Times New Roman" w:hAnsi="Times New Roman" w:cs="Times New Roman"/>
            <w:rPrChange w:id="628" w:author="Adam Beatty" w:date="2026-07-20T11:40:00Z" w16du:dateUtc="2026-07-20T10:40:00Z">
              <w:rPr/>
            </w:rPrChange>
          </w:rPr>
          <w:delText>These are not uniquely Irish problems and are being reconsidered elsewhere. French reform shows one mechanised solution: the vehicle acts as a mission-configurable “weapons store”, UAS is held at the platoon, anti-armour is decentralised while heavier UAS, EW and robotic remain separate.</w:delText>
        </w:r>
        <w:r w:rsidRPr="00FF3615" w:rsidDel="006C0F08">
          <w:rPr>
            <w:rStyle w:val="EndnoteReference"/>
            <w:rFonts w:ascii="Times New Roman" w:hAnsi="Times New Roman" w:cs="Times New Roman"/>
            <w:rPrChange w:id="629" w:author="Adam Beatty" w:date="2026-07-20T11:40:00Z" w16du:dateUtc="2026-07-20T10:40:00Z">
              <w:rPr>
                <w:rStyle w:val="EndnoteReference"/>
              </w:rPr>
            </w:rPrChange>
          </w:rPr>
          <w:footnoteReference w:id="69"/>
        </w:r>
        <w:r w:rsidRPr="00FF3615" w:rsidDel="006C0F08">
          <w:rPr>
            <w:rFonts w:ascii="Times New Roman" w:hAnsi="Times New Roman" w:cs="Times New Roman"/>
            <w:rPrChange w:id="632" w:author="Adam Beatty" w:date="2026-07-20T11:40:00Z" w16du:dateUtc="2026-07-20T10:40:00Z">
              <w:rPr/>
            </w:rPrChange>
          </w:rPr>
          <w:delText xml:space="preserve"> For a mechanised force, that is coherent. For Irish light and mechanised infantry, it may not suffice. The British Army’s experimental </w:delText>
        </w:r>
        <w:r w:rsidRPr="00FF3615" w:rsidDel="006C0F08">
          <w:rPr>
            <w:rFonts w:ascii="Times New Roman" w:hAnsi="Times New Roman" w:cs="Times New Roman"/>
            <w:i/>
            <w:iCs/>
            <w:rPrChange w:id="633" w:author="Adam Beatty" w:date="2026-07-20T11:40:00Z" w16du:dateUtc="2026-07-20T10:40:00Z">
              <w:rPr>
                <w:i/>
                <w:iCs/>
              </w:rPr>
            </w:rPrChange>
          </w:rPr>
          <w:delText>urban-optimised</w:delText>
        </w:r>
        <w:r w:rsidRPr="00FF3615" w:rsidDel="006C0F08">
          <w:rPr>
            <w:rFonts w:ascii="Times New Roman" w:hAnsi="Times New Roman" w:cs="Times New Roman"/>
            <w:rPrChange w:id="634" w:author="Adam Beatty" w:date="2026-07-20T11:40:00Z" w16du:dateUtc="2026-07-20T10:40:00Z">
              <w:rPr/>
            </w:rPrChange>
          </w:rPr>
          <w:delText xml:space="preserve"> Phalanx Platoon Concept</w:delText>
        </w:r>
        <w:r w:rsidRPr="00FF3615" w:rsidDel="006C0F08">
          <w:rPr>
            <w:rStyle w:val="EndnoteReference"/>
            <w:rFonts w:ascii="Times New Roman" w:hAnsi="Times New Roman" w:cs="Times New Roman"/>
            <w:rPrChange w:id="635" w:author="Adam Beatty" w:date="2026-07-20T11:40:00Z" w16du:dateUtc="2026-07-20T10:40:00Z">
              <w:rPr>
                <w:rStyle w:val="EndnoteReference"/>
              </w:rPr>
            </w:rPrChange>
          </w:rPr>
          <w:footnoteReference w:id="70"/>
        </w:r>
        <w:r w:rsidRPr="00FF3615" w:rsidDel="006C0F08">
          <w:rPr>
            <w:rFonts w:ascii="Times New Roman" w:hAnsi="Times New Roman" w:cs="Times New Roman"/>
            <w:rPrChange w:id="638" w:author="Adam Beatty" w:date="2026-07-20T11:40:00Z" w16du:dateUtc="2026-07-20T10:40:00Z">
              <w:rPr/>
            </w:rPrChange>
          </w:rPr>
          <w:delText xml:space="preserve"> points in the same direction. Yet adaptation remains uneven. Exercises such as </w:delText>
        </w:r>
        <w:r w:rsidRPr="00FF3615" w:rsidDel="006C0F08">
          <w:rPr>
            <w:rFonts w:ascii="Times New Roman" w:hAnsi="Times New Roman" w:cs="Times New Roman"/>
            <w:i/>
            <w:iCs/>
            <w:rPrChange w:id="639" w:author="Adam Beatty" w:date="2026-07-20T11:40:00Z" w16du:dateUtc="2026-07-20T10:40:00Z">
              <w:rPr>
                <w:i/>
                <w:iCs/>
              </w:rPr>
            </w:rPrChange>
          </w:rPr>
          <w:delText>Gévaudan 26</w:delText>
        </w:r>
        <w:r w:rsidRPr="00FF3615" w:rsidDel="006C0F08">
          <w:rPr>
            <w:rFonts w:ascii="Times New Roman" w:hAnsi="Times New Roman" w:cs="Times New Roman"/>
            <w:rPrChange w:id="640" w:author="Adam Beatty" w:date="2026-07-20T11:40:00Z" w16du:dateUtc="2026-07-20T10:40:00Z">
              <w:rPr/>
            </w:rPrChange>
          </w:rPr>
          <w:delText xml:space="preserve"> and </w:delText>
        </w:r>
        <w:r w:rsidRPr="00FF3615" w:rsidDel="006C0F08">
          <w:rPr>
            <w:rFonts w:ascii="Times New Roman" w:hAnsi="Times New Roman" w:cs="Times New Roman"/>
            <w:i/>
            <w:iCs/>
            <w:rPrChange w:id="641" w:author="Adam Beatty" w:date="2026-07-20T11:40:00Z" w16du:dateUtc="2026-07-20T10:40:00Z">
              <w:rPr>
                <w:i/>
                <w:iCs/>
              </w:rPr>
            </w:rPrChange>
          </w:rPr>
          <w:delText>Hedgehog</w:delText>
        </w:r>
        <w:r w:rsidRPr="00FF3615" w:rsidDel="006C0F08">
          <w:rPr>
            <w:rStyle w:val="EndnoteReference"/>
            <w:rFonts w:ascii="Times New Roman" w:hAnsi="Times New Roman" w:cs="Times New Roman"/>
            <w:i/>
            <w:iCs/>
            <w:rPrChange w:id="642" w:author="Adam Beatty" w:date="2026-07-20T11:40:00Z" w16du:dateUtc="2026-07-20T10:40:00Z">
              <w:rPr>
                <w:rStyle w:val="EndnoteReference"/>
                <w:i/>
                <w:iCs/>
              </w:rPr>
            </w:rPrChange>
          </w:rPr>
          <w:footnoteReference w:id="71"/>
        </w:r>
        <w:r w:rsidRPr="00FF3615" w:rsidDel="006C0F08">
          <w:rPr>
            <w:rFonts w:ascii="Times New Roman" w:hAnsi="Times New Roman" w:cs="Times New Roman"/>
            <w:rPrChange w:id="645" w:author="Adam Beatty" w:date="2026-07-20T11:40:00Z" w16du:dateUtc="2026-07-20T10:40:00Z">
              <w:rPr/>
            </w:rPrChange>
          </w:rPr>
          <w:delText xml:space="preserve"> suggest that integrating drones is easier than adapting to the implications of persistent observation. The challenge is to redesign the infantry section around the modern battlespace.</w:delText>
        </w:r>
        <w:r w:rsidRPr="00FF3615" w:rsidDel="006C0F08">
          <w:rPr>
            <w:rStyle w:val="EndnoteReference"/>
            <w:rFonts w:ascii="Times New Roman" w:hAnsi="Times New Roman" w:cs="Times New Roman"/>
            <w:rPrChange w:id="646" w:author="Adam Beatty" w:date="2026-07-20T11:40:00Z" w16du:dateUtc="2026-07-20T10:40:00Z">
              <w:rPr>
                <w:rStyle w:val="EndnoteReference"/>
              </w:rPr>
            </w:rPrChange>
          </w:rPr>
          <w:footnoteReference w:id="72"/>
        </w:r>
        <w:r w:rsidRPr="00FF3615" w:rsidDel="006C0F08">
          <w:rPr>
            <w:rFonts w:ascii="Times New Roman" w:hAnsi="Times New Roman" w:cs="Times New Roman"/>
            <w:rPrChange w:id="649" w:author="Adam Beatty" w:date="2026-07-20T11:40:00Z" w16du:dateUtc="2026-07-20T10:40:00Z">
              <w:rPr/>
            </w:rPrChange>
          </w:rPr>
          <w:delText xml:space="preserve"> </w:delText>
        </w:r>
      </w:del>
    </w:p>
    <w:p w14:paraId="4D0D0CFC" w14:textId="7D6E44B6" w:rsidR="00BA458A" w:rsidRPr="00FF3615" w:rsidDel="006C0F08" w:rsidRDefault="00BA458A" w:rsidP="00BA458A">
      <w:pPr>
        <w:pStyle w:val="Heading2"/>
        <w:rPr>
          <w:del w:id="650" w:author="Adam Beatty" w:date="2026-07-20T12:08:00Z" w16du:dateUtc="2026-07-20T11:08:00Z"/>
          <w:rFonts w:ascii="Times New Roman" w:eastAsiaTheme="minorHAnsi" w:hAnsi="Times New Roman" w:cs="Times New Roman"/>
          <w:color w:val="auto"/>
          <w:sz w:val="24"/>
          <w:szCs w:val="24"/>
          <w:rPrChange w:id="651" w:author="Adam Beatty" w:date="2026-07-20T11:40:00Z" w16du:dateUtc="2026-07-20T10:40:00Z">
            <w:rPr>
              <w:del w:id="652" w:author="Adam Beatty" w:date="2026-07-20T12:08:00Z" w16du:dateUtc="2026-07-20T11:08:00Z"/>
              <w:rFonts w:asciiTheme="minorHAnsi" w:eastAsiaTheme="minorHAnsi" w:hAnsiTheme="minorHAnsi" w:cstheme="minorBidi"/>
              <w:color w:val="auto"/>
              <w:sz w:val="24"/>
              <w:szCs w:val="24"/>
            </w:rPr>
          </w:rPrChange>
        </w:rPr>
      </w:pPr>
      <w:del w:id="653" w:author="Adam Beatty" w:date="2026-07-20T12:08:00Z" w16du:dateUtc="2026-07-20T11:08:00Z">
        <w:r w:rsidRPr="00FF3615" w:rsidDel="006C0F08">
          <w:rPr>
            <w:rFonts w:ascii="Times New Roman" w:hAnsi="Times New Roman" w:cs="Times New Roman"/>
            <w:rPrChange w:id="654" w:author="Adam Beatty" w:date="2026-07-20T11:40:00Z" w16du:dateUtc="2026-07-20T10:40:00Z">
              <w:rPr/>
            </w:rPrChange>
          </w:rPr>
          <w:delText>Relative combat power rewards the side which can mass force and absorb loss. Low-cost uncrewed systems disturb that arithmetic, a shift which the Lanchester Force Equations</w:delText>
        </w:r>
        <w:r w:rsidRPr="00FF3615" w:rsidDel="006C0F08">
          <w:rPr>
            <w:rStyle w:val="EndnoteReference"/>
            <w:rFonts w:ascii="Times New Roman" w:hAnsi="Times New Roman" w:cs="Times New Roman"/>
            <w:rPrChange w:id="655" w:author="Adam Beatty" w:date="2026-07-20T11:40:00Z" w16du:dateUtc="2026-07-20T10:40:00Z">
              <w:rPr>
                <w:rStyle w:val="EndnoteReference"/>
              </w:rPr>
            </w:rPrChange>
          </w:rPr>
          <w:footnoteReference w:id="73"/>
        </w:r>
        <w:r w:rsidRPr="00FF3615" w:rsidDel="006C0F08">
          <w:rPr>
            <w:rFonts w:ascii="Times New Roman" w:hAnsi="Times New Roman" w:cs="Times New Roman"/>
            <w:rPrChange w:id="658" w:author="Adam Beatty" w:date="2026-07-20T11:40:00Z" w16du:dateUtc="2026-07-20T10:40:00Z">
              <w:rPr/>
            </w:rPrChange>
          </w:rPr>
          <w:delText xml:space="preserve"> and the 3:1 heuristic</w:delText>
        </w:r>
        <w:r w:rsidRPr="00FF3615" w:rsidDel="006C0F08">
          <w:rPr>
            <w:rStyle w:val="EndnoteReference"/>
            <w:rFonts w:ascii="Times New Roman" w:hAnsi="Times New Roman" w:cs="Times New Roman"/>
            <w:rPrChange w:id="659" w:author="Adam Beatty" w:date="2026-07-20T11:40:00Z" w16du:dateUtc="2026-07-20T10:40:00Z">
              <w:rPr>
                <w:rStyle w:val="EndnoteReference"/>
              </w:rPr>
            </w:rPrChange>
          </w:rPr>
          <w:footnoteReference w:id="74"/>
        </w:r>
        <w:r w:rsidRPr="00FF3615" w:rsidDel="006C0F08">
          <w:rPr>
            <w:rFonts w:ascii="Times New Roman" w:hAnsi="Times New Roman" w:cs="Times New Roman"/>
            <w:rPrChange w:id="662" w:author="Adam Beatty" w:date="2026-07-20T11:40:00Z" w16du:dateUtc="2026-07-20T10:40:00Z">
              <w:rPr/>
            </w:rPrChange>
          </w:rPr>
          <w:delText xml:space="preserve"> help frame but cannot fully capture. They drive down the price of finding the enemy, striking them precisely and sustaining the force. A defender who can see, strike at range and attrit an attacker with systems costing hundreds rather than millions need not match him platform-for-platform. The asymmetry is structural: the attacker must still mass to break through, yet massing is exactly what persistent observation punishes most. </w:delText>
        </w:r>
      </w:del>
    </w:p>
    <w:p w14:paraId="08B7F797" w14:textId="046F5C77" w:rsidR="00BA458A" w:rsidRPr="00FF3615" w:rsidDel="006C0F08" w:rsidRDefault="00BA458A" w:rsidP="00BA458A">
      <w:pPr>
        <w:rPr>
          <w:del w:id="663" w:author="Adam Beatty" w:date="2026-07-20T12:08:00Z" w16du:dateUtc="2026-07-20T11:08:00Z"/>
          <w:rFonts w:ascii="Times New Roman" w:hAnsi="Times New Roman" w:cs="Times New Roman"/>
          <w:rPrChange w:id="664" w:author="Adam Beatty" w:date="2026-07-20T11:40:00Z" w16du:dateUtc="2026-07-20T10:40:00Z">
            <w:rPr>
              <w:del w:id="665" w:author="Adam Beatty" w:date="2026-07-20T12:08:00Z" w16du:dateUtc="2026-07-20T11:08:00Z"/>
            </w:rPr>
          </w:rPrChange>
        </w:rPr>
      </w:pPr>
      <w:del w:id="666" w:author="Adam Beatty" w:date="2026-07-20T12:08:00Z" w16du:dateUtc="2026-07-20T11:08:00Z">
        <w:r w:rsidRPr="00FF3615" w:rsidDel="006C0F08">
          <w:rPr>
            <w:rFonts w:ascii="Times New Roman" w:hAnsi="Times New Roman" w:cs="Times New Roman"/>
            <w:rPrChange w:id="667" w:author="Adam Beatty" w:date="2026-07-20T11:40:00Z" w16du:dateUtc="2026-07-20T10:40:00Z">
              <w:rPr/>
            </w:rPrChange>
          </w:rPr>
          <w:fldChar w:fldCharType="begin"/>
        </w:r>
        <w:r w:rsidRPr="00FF3615" w:rsidDel="006C0F08">
          <w:rPr>
            <w:rFonts w:ascii="Times New Roman" w:hAnsi="Times New Roman" w:cs="Times New Roman"/>
            <w:rPrChange w:id="668" w:author="Adam Beatty" w:date="2026-07-20T11:40:00Z" w16du:dateUtc="2026-07-20T10:40:00Z">
              <w:rPr/>
            </w:rPrChange>
          </w:rPr>
          <w:delInstrText xml:space="preserve"> REF _Ref233053446 \h </w:delInstrText>
        </w:r>
        <w:r w:rsidR="00076017" w:rsidRPr="00FF3615" w:rsidDel="006C0F08">
          <w:rPr>
            <w:rFonts w:ascii="Times New Roman" w:hAnsi="Times New Roman" w:cs="Times New Roman"/>
          </w:rPr>
          <w:delInstrText xml:space="preserve"> \* MERGEFORMAT </w:delInstrText>
        </w:r>
        <w:r w:rsidRPr="00FF5729" w:rsidDel="006C0F08">
          <w:rPr>
            <w:rFonts w:ascii="Times New Roman" w:hAnsi="Times New Roman" w:cs="Times New Roman"/>
          </w:rPr>
        </w:r>
        <w:r w:rsidRPr="00FF3615" w:rsidDel="006C0F08">
          <w:rPr>
            <w:rFonts w:ascii="Times New Roman" w:hAnsi="Times New Roman" w:cs="Times New Roman"/>
            <w:rPrChange w:id="669" w:author="Adam Beatty" w:date="2026-07-20T11:40:00Z" w16du:dateUtc="2026-07-20T10:40:00Z">
              <w:rPr/>
            </w:rPrChange>
          </w:rPr>
          <w:fldChar w:fldCharType="separate"/>
        </w:r>
        <w:r w:rsidRPr="00FF3615" w:rsidDel="006C0F08">
          <w:rPr>
            <w:rFonts w:ascii="Times New Roman" w:hAnsi="Times New Roman" w:cs="Times New Roman"/>
            <w:rPrChange w:id="670" w:author="Adam Beatty" w:date="2026-07-20T11:40:00Z" w16du:dateUtc="2026-07-20T10:40:00Z">
              <w:rPr/>
            </w:rPrChange>
          </w:rPr>
          <w:delText xml:space="preserve">Table </w:delText>
        </w:r>
        <w:r w:rsidRPr="00FF3615" w:rsidDel="006C0F08">
          <w:rPr>
            <w:rFonts w:ascii="Times New Roman" w:hAnsi="Times New Roman" w:cs="Times New Roman"/>
            <w:noProof/>
            <w:rPrChange w:id="671" w:author="Adam Beatty" w:date="2026-07-20T11:40:00Z" w16du:dateUtc="2026-07-20T10:40:00Z">
              <w:rPr>
                <w:noProof/>
              </w:rPr>
            </w:rPrChange>
          </w:rPr>
          <w:delText>1</w:delText>
        </w:r>
        <w:r w:rsidRPr="00FF3615" w:rsidDel="006C0F08">
          <w:rPr>
            <w:rFonts w:ascii="Times New Roman" w:hAnsi="Times New Roman" w:cs="Times New Roman"/>
            <w:rPrChange w:id="672" w:author="Adam Beatty" w:date="2026-07-20T11:40:00Z" w16du:dateUtc="2026-07-20T10:40:00Z">
              <w:rPr/>
            </w:rPrChange>
          </w:rPr>
          <w:fldChar w:fldCharType="end"/>
        </w:r>
        <w:r w:rsidRPr="00FF3615" w:rsidDel="006C0F08">
          <w:rPr>
            <w:rFonts w:ascii="Times New Roman" w:hAnsi="Times New Roman" w:cs="Times New Roman"/>
            <w:rPrChange w:id="673" w:author="Adam Beatty" w:date="2026-07-20T11:40:00Z" w16du:dateUtc="2026-07-20T10:40:00Z">
              <w:rPr/>
            </w:rPrChange>
          </w:rPr>
          <w:delText xml:space="preserve"> shows that FPV-OWADs cannot be dismissed as cheap substitutes for Javelin.</w:delText>
        </w:r>
        <w:r w:rsidRPr="00FF3615" w:rsidDel="006C0F08">
          <w:rPr>
            <w:rStyle w:val="EndnoteReference"/>
            <w:rFonts w:ascii="Times New Roman" w:hAnsi="Times New Roman" w:cs="Times New Roman"/>
            <w:rPrChange w:id="674" w:author="Adam Beatty" w:date="2026-07-20T11:40:00Z" w16du:dateUtc="2026-07-20T10:40:00Z">
              <w:rPr>
                <w:rStyle w:val="EndnoteReference"/>
              </w:rPr>
            </w:rPrChange>
          </w:rPr>
          <w:footnoteReference w:id="75"/>
        </w:r>
        <w:r w:rsidRPr="00FF3615" w:rsidDel="006C0F08">
          <w:rPr>
            <w:rFonts w:ascii="Times New Roman" w:hAnsi="Times New Roman" w:cs="Times New Roman"/>
            <w:rPrChange w:id="680" w:author="Adam Beatty" w:date="2026-07-20T11:40:00Z" w16du:dateUtc="2026-07-20T10:40:00Z">
              <w:rPr/>
            </w:rPrChange>
          </w:rPr>
          <w:delText xml:space="preserve"> Defeating an armoured company costs roughly €1.13 million in Javelins, compared with under €85,000 in FPV-OWADs — more than an order of magnitude less for the same task, on assumptions generous to Javelin. Ireland's recent Javelin-only procurement buys 44 missiles; the same budget fields thousands of FPV-OWADs. Javelin remains the higher-confidence kill mechanism, and FPV-OWADs may require several strikes to destroy armour, but they can immobilise it for follow-on fires and reach more than an order of magnitude further. The direction is unambiguous: FPV-OWADs change the defensive arithmetic and can no longer be ignored. </w:delText>
        </w:r>
      </w:del>
    </w:p>
    <w:p w14:paraId="14A21FBE" w14:textId="537CF8EB" w:rsidR="00BA458A" w:rsidRPr="00FF3615" w:rsidDel="006C0F08" w:rsidRDefault="00BA458A" w:rsidP="00BA458A">
      <w:pPr>
        <w:keepNext/>
        <w:jc w:val="center"/>
        <w:rPr>
          <w:del w:id="681" w:author="Adam Beatty" w:date="2026-07-20T12:08:00Z" w16du:dateUtc="2026-07-20T11:08:00Z"/>
          <w:rFonts w:ascii="Times New Roman" w:hAnsi="Times New Roman" w:cs="Times New Roman"/>
          <w:rPrChange w:id="682" w:author="Adam Beatty" w:date="2026-07-20T11:40:00Z" w16du:dateUtc="2026-07-20T10:40:00Z">
            <w:rPr>
              <w:del w:id="683" w:author="Adam Beatty" w:date="2026-07-20T12:08:00Z" w16du:dateUtc="2026-07-20T11:08:00Z"/>
            </w:rPr>
          </w:rPrChange>
        </w:rPr>
      </w:pPr>
      <w:del w:id="684" w:author="Adam Beatty" w:date="2026-07-20T12:08:00Z" w16du:dateUtc="2026-07-20T11:08:00Z">
        <w:r w:rsidRPr="00FF3615" w:rsidDel="006C0F08">
          <w:rPr>
            <w:rFonts w:ascii="Times New Roman" w:hAnsi="Times New Roman" w:cs="Times New Roman"/>
            <w:noProof/>
            <w:rPrChange w:id="685" w:author="Adam Beatty" w:date="2026-07-20T11:40:00Z" w16du:dateUtc="2026-07-20T10:40:00Z">
              <w:rPr>
                <w:noProof/>
              </w:rPr>
            </w:rPrChange>
          </w:rPr>
          <w:drawing>
            <wp:inline distT="0" distB="0" distL="0" distR="0" wp14:anchorId="658643E7" wp14:editId="6AE7CF34">
              <wp:extent cx="3514476" cy="1444961"/>
              <wp:effectExtent l="0" t="0" r="0" b="3175"/>
              <wp:docPr id="181362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20549" name=""/>
                      <pic:cNvPicPr/>
                    </pic:nvPicPr>
                    <pic:blipFill>
                      <a:blip r:embed="rId8"/>
                      <a:stretch>
                        <a:fillRect/>
                      </a:stretch>
                    </pic:blipFill>
                    <pic:spPr>
                      <a:xfrm>
                        <a:off x="0" y="0"/>
                        <a:ext cx="3521470" cy="1447837"/>
                      </a:xfrm>
                      <a:prstGeom prst="rect">
                        <a:avLst/>
                      </a:prstGeom>
                    </pic:spPr>
                  </pic:pic>
                </a:graphicData>
              </a:graphic>
            </wp:inline>
          </w:drawing>
        </w:r>
      </w:del>
    </w:p>
    <w:p w14:paraId="2AA8853B" w14:textId="6E92D27E" w:rsidR="00BA458A" w:rsidRPr="00FF3615" w:rsidDel="006C0F08" w:rsidRDefault="00BA458A" w:rsidP="00BA458A">
      <w:pPr>
        <w:pStyle w:val="Caption"/>
        <w:jc w:val="center"/>
        <w:rPr>
          <w:del w:id="686" w:author="Adam Beatty" w:date="2026-07-20T12:08:00Z" w16du:dateUtc="2026-07-20T11:08:00Z"/>
          <w:rFonts w:ascii="Times New Roman" w:hAnsi="Times New Roman" w:cs="Times New Roman"/>
          <w:rPrChange w:id="687" w:author="Adam Beatty" w:date="2026-07-20T11:40:00Z" w16du:dateUtc="2026-07-20T10:40:00Z">
            <w:rPr>
              <w:del w:id="688" w:author="Adam Beatty" w:date="2026-07-20T12:08:00Z" w16du:dateUtc="2026-07-20T11:08:00Z"/>
            </w:rPr>
          </w:rPrChange>
        </w:rPr>
      </w:pPr>
      <w:bookmarkStart w:id="689" w:name="_Ref233053446"/>
      <w:del w:id="690" w:author="Adam Beatty" w:date="2026-07-20T12:08:00Z" w16du:dateUtc="2026-07-20T11:08:00Z">
        <w:r w:rsidRPr="00FF3615" w:rsidDel="006C0F08">
          <w:rPr>
            <w:rFonts w:ascii="Times New Roman" w:hAnsi="Times New Roman" w:cs="Times New Roman"/>
            <w:i w:val="0"/>
            <w:iCs w:val="0"/>
            <w:rPrChange w:id="691" w:author="Adam Beatty" w:date="2026-07-20T11:40:00Z" w16du:dateUtc="2026-07-20T10:40:00Z">
              <w:rPr>
                <w:i w:val="0"/>
                <w:iCs w:val="0"/>
              </w:rPr>
            </w:rPrChange>
          </w:rPr>
          <w:delText xml:space="preserve">Table </w:delText>
        </w:r>
        <w:r w:rsidRPr="00FF3615" w:rsidDel="006C0F08">
          <w:rPr>
            <w:rFonts w:ascii="Times New Roman" w:hAnsi="Times New Roman" w:cs="Times New Roman"/>
            <w:i w:val="0"/>
            <w:iCs w:val="0"/>
            <w:rPrChange w:id="692" w:author="Adam Beatty" w:date="2026-07-20T11:40:00Z" w16du:dateUtc="2026-07-20T10:40:00Z">
              <w:rPr>
                <w:i w:val="0"/>
                <w:iCs w:val="0"/>
              </w:rPr>
            </w:rPrChange>
          </w:rPr>
          <w:fldChar w:fldCharType="begin"/>
        </w:r>
        <w:r w:rsidRPr="00FF3615" w:rsidDel="006C0F08">
          <w:rPr>
            <w:rFonts w:ascii="Times New Roman" w:hAnsi="Times New Roman" w:cs="Times New Roman"/>
            <w:i w:val="0"/>
            <w:iCs w:val="0"/>
            <w:rPrChange w:id="693" w:author="Adam Beatty" w:date="2026-07-20T11:40:00Z" w16du:dateUtc="2026-07-20T10:40:00Z">
              <w:rPr>
                <w:i w:val="0"/>
                <w:iCs w:val="0"/>
              </w:rPr>
            </w:rPrChange>
          </w:rPr>
          <w:delInstrText xml:space="preserve"> SEQ Table \* ARABIC </w:delInstrText>
        </w:r>
        <w:r w:rsidRPr="00FF3615" w:rsidDel="006C0F08">
          <w:rPr>
            <w:rFonts w:ascii="Times New Roman" w:hAnsi="Times New Roman" w:cs="Times New Roman"/>
            <w:i w:val="0"/>
            <w:iCs w:val="0"/>
            <w:rPrChange w:id="694" w:author="Adam Beatty" w:date="2026-07-20T11:40:00Z" w16du:dateUtc="2026-07-20T10:40:00Z">
              <w:rPr>
                <w:i w:val="0"/>
                <w:iCs w:val="0"/>
                <w:noProof/>
              </w:rPr>
            </w:rPrChange>
          </w:rPr>
          <w:fldChar w:fldCharType="separate"/>
        </w:r>
        <w:r w:rsidRPr="00FF3615" w:rsidDel="006C0F08">
          <w:rPr>
            <w:rFonts w:ascii="Times New Roman" w:hAnsi="Times New Roman" w:cs="Times New Roman"/>
            <w:i w:val="0"/>
            <w:iCs w:val="0"/>
            <w:noProof/>
            <w:rPrChange w:id="695" w:author="Adam Beatty" w:date="2026-07-20T11:40:00Z" w16du:dateUtc="2026-07-20T10:40:00Z">
              <w:rPr>
                <w:i w:val="0"/>
                <w:iCs w:val="0"/>
                <w:noProof/>
              </w:rPr>
            </w:rPrChange>
          </w:rPr>
          <w:delText>1</w:delText>
        </w:r>
        <w:r w:rsidRPr="00FF3615" w:rsidDel="006C0F08">
          <w:rPr>
            <w:rFonts w:ascii="Times New Roman" w:hAnsi="Times New Roman" w:cs="Times New Roman"/>
            <w:i w:val="0"/>
            <w:iCs w:val="0"/>
            <w:noProof/>
            <w:rPrChange w:id="696" w:author="Adam Beatty" w:date="2026-07-20T11:40:00Z" w16du:dateUtc="2026-07-20T10:40:00Z">
              <w:rPr>
                <w:i w:val="0"/>
                <w:iCs w:val="0"/>
                <w:noProof/>
              </w:rPr>
            </w:rPrChange>
          </w:rPr>
          <w:fldChar w:fldCharType="end"/>
        </w:r>
        <w:bookmarkEnd w:id="689"/>
        <w:r w:rsidRPr="00FF3615" w:rsidDel="006C0F08">
          <w:rPr>
            <w:rFonts w:ascii="Times New Roman" w:hAnsi="Times New Roman" w:cs="Times New Roman"/>
            <w:i w:val="0"/>
            <w:iCs w:val="0"/>
            <w:rPrChange w:id="697" w:author="Adam Beatty" w:date="2026-07-20T11:40:00Z" w16du:dateUtc="2026-07-20T10:40:00Z">
              <w:rPr>
                <w:i w:val="0"/>
                <w:iCs w:val="0"/>
              </w:rPr>
            </w:rPrChange>
          </w:rPr>
          <w:delText>. Comparative Anti-Armour Cost-Imposition Model: ATGMs versus FPV-OWADs and Loitering-OWADs</w:delText>
        </w:r>
      </w:del>
    </w:p>
    <w:p w14:paraId="1E0BEDAB" w14:textId="47EB2C47" w:rsidR="00BA458A" w:rsidRPr="00FF3615" w:rsidDel="006C0F08" w:rsidRDefault="00BA458A" w:rsidP="00BA458A">
      <w:pPr>
        <w:rPr>
          <w:del w:id="698" w:author="Adam Beatty" w:date="2026-07-20T12:08:00Z" w16du:dateUtc="2026-07-20T11:08:00Z"/>
          <w:rFonts w:ascii="Times New Roman" w:hAnsi="Times New Roman" w:cs="Times New Roman"/>
          <w:rPrChange w:id="699" w:author="Adam Beatty" w:date="2026-07-20T11:40:00Z" w16du:dateUtc="2026-07-20T10:40:00Z">
            <w:rPr>
              <w:del w:id="700" w:author="Adam Beatty" w:date="2026-07-20T12:08:00Z" w16du:dateUtc="2026-07-20T11:08:00Z"/>
            </w:rPr>
          </w:rPrChange>
        </w:rPr>
      </w:pPr>
      <w:del w:id="701" w:author="Adam Beatty" w:date="2026-07-20T12:08:00Z" w16du:dateUtc="2026-07-20T11:08:00Z">
        <w:r w:rsidRPr="00FF3615" w:rsidDel="006C0F08">
          <w:rPr>
            <w:rFonts w:ascii="Times New Roman" w:hAnsi="Times New Roman" w:cs="Times New Roman"/>
            <w:rPrChange w:id="702" w:author="Adam Beatty" w:date="2026-07-20T11:40:00Z" w16du:dateUtc="2026-07-20T10:40:00Z">
              <w:rPr/>
            </w:rPrChange>
          </w:rPr>
          <w:delText>Ireland has long approached territorial defence through efficiency and restraint, not sustained increases in defence spending.</w:delText>
        </w:r>
        <w:r w:rsidRPr="00FF3615" w:rsidDel="006C0F08">
          <w:rPr>
            <w:rStyle w:val="EndnoteReference"/>
            <w:rFonts w:ascii="Times New Roman" w:hAnsi="Times New Roman" w:cs="Times New Roman"/>
            <w:rPrChange w:id="703" w:author="Adam Beatty" w:date="2026-07-20T11:40:00Z" w16du:dateUtc="2026-07-20T10:40:00Z">
              <w:rPr>
                <w:rStyle w:val="EndnoteReference"/>
              </w:rPr>
            </w:rPrChange>
          </w:rPr>
          <w:footnoteReference w:id="76"/>
        </w:r>
        <w:r w:rsidRPr="00FF3615" w:rsidDel="006C0F08">
          <w:rPr>
            <w:rFonts w:ascii="Times New Roman" w:hAnsi="Times New Roman" w:cs="Times New Roman"/>
            <w:rPrChange w:id="728" w:author="Adam Beatty" w:date="2026-07-20T11:40:00Z" w16du:dateUtc="2026-07-20T10:40:00Z">
              <w:rPr/>
            </w:rPrChange>
          </w:rPr>
          <w:delText xml:space="preserve"> UxS change what that premise can buy: if cheap precision systems can make lodgement, movement and sustainment costly, the constraint shifts from money to organisation. Deterrence-by-denial here means one thing: making an attacker doubt that victory will be quick or cheap. A defender need not win. They need only impose enough delay, attrition and uncertainty that the operation’s price climbs past what the aggressor is willing to pay.</w:delText>
        </w:r>
      </w:del>
    </w:p>
    <w:p w14:paraId="6EFA8EE8" w14:textId="21934DA8" w:rsidR="00A73D62" w:rsidRPr="00FF3615" w:rsidDel="006C0F08" w:rsidRDefault="00BA458A" w:rsidP="00BA458A">
      <w:pPr>
        <w:rPr>
          <w:del w:id="729" w:author="Adam Beatty" w:date="2026-07-20T12:08:00Z" w16du:dateUtc="2026-07-20T11:08:00Z"/>
          <w:rFonts w:ascii="Times New Roman" w:hAnsi="Times New Roman" w:cs="Times New Roman"/>
          <w:rPrChange w:id="730" w:author="Adam Beatty" w:date="2026-07-20T11:40:00Z" w16du:dateUtc="2026-07-20T10:40:00Z">
            <w:rPr>
              <w:del w:id="731" w:author="Adam Beatty" w:date="2026-07-20T12:08:00Z" w16du:dateUtc="2026-07-20T11:08:00Z"/>
            </w:rPr>
          </w:rPrChange>
        </w:rPr>
      </w:pPr>
      <w:del w:id="732" w:author="Adam Beatty" w:date="2026-07-20T12:08:00Z" w16du:dateUtc="2026-07-20T11:08:00Z">
        <w:r w:rsidRPr="00FF3615" w:rsidDel="006C0F08">
          <w:rPr>
            <w:rFonts w:ascii="Times New Roman" w:hAnsi="Times New Roman" w:cs="Times New Roman"/>
            <w:rPrChange w:id="733" w:author="Adam Beatty" w:date="2026-07-20T11:40:00Z" w16du:dateUtc="2026-07-20T10:40:00Z">
              <w:rPr/>
            </w:rPrChange>
          </w:rPr>
          <w:delText>The pace of change is uncertain and programmes are mid-stream, but that is not a reason to stand still. Vehicle capacity matters: it shapes lift, sustainment, command and mobility. But the threat should come first for light infantry. Light infantry may not need armour. It can move on foot or in commercial 4x4s already in service. A survivable light section is not waiting on a vehicle programme. It is available now, held back by a constraint borrowed from another kind of infantry.</w:delText>
        </w:r>
      </w:del>
    </w:p>
    <w:p w14:paraId="1A23F59E" w14:textId="2B65EB11" w:rsidR="00BA458A" w:rsidRPr="00FF3615" w:rsidDel="006C0F08" w:rsidRDefault="00BA458A">
      <w:pPr>
        <w:rPr>
          <w:del w:id="734" w:author="Adam Beatty" w:date="2026-07-20T12:08:00Z" w16du:dateUtc="2026-07-20T11:08:00Z"/>
          <w:rFonts w:ascii="Times New Roman" w:eastAsiaTheme="majorEastAsia" w:hAnsi="Times New Roman" w:cs="Times New Roman"/>
          <w:color w:val="0F4761" w:themeColor="accent1" w:themeShade="BF"/>
          <w:sz w:val="32"/>
          <w:szCs w:val="32"/>
          <w:rPrChange w:id="735" w:author="Adam Beatty" w:date="2026-07-20T11:40:00Z" w16du:dateUtc="2026-07-20T10:40:00Z">
            <w:rPr>
              <w:del w:id="736" w:author="Adam Beatty" w:date="2026-07-20T12:08:00Z" w16du:dateUtc="2026-07-20T11:08:00Z"/>
              <w:rFonts w:asciiTheme="majorHAnsi" w:eastAsiaTheme="majorEastAsia" w:hAnsiTheme="majorHAnsi" w:cstheme="majorBidi"/>
              <w:color w:val="0F4761" w:themeColor="accent1" w:themeShade="BF"/>
              <w:sz w:val="32"/>
              <w:szCs w:val="32"/>
            </w:rPr>
          </w:rPrChange>
        </w:rPr>
      </w:pPr>
      <w:del w:id="737" w:author="Adam Beatty" w:date="2026-07-20T12:08:00Z" w16du:dateUtc="2026-07-20T11:08:00Z">
        <w:r w:rsidRPr="00FF3615" w:rsidDel="006C0F08">
          <w:rPr>
            <w:rFonts w:ascii="Times New Roman" w:hAnsi="Times New Roman" w:cs="Times New Roman"/>
            <w:rPrChange w:id="738" w:author="Adam Beatty" w:date="2026-07-20T11:40:00Z" w16du:dateUtc="2026-07-20T10:40:00Z">
              <w:rPr/>
            </w:rPrChange>
          </w:rPr>
          <w:br w:type="page"/>
        </w:r>
      </w:del>
    </w:p>
    <w:p w14:paraId="4DF60F31" w14:textId="30F4F271" w:rsidR="00CB2FEB" w:rsidRPr="00FF3615" w:rsidDel="00D5208F" w:rsidRDefault="00CB2FEB" w:rsidP="005E2FA4">
      <w:pPr>
        <w:pStyle w:val="Heading2"/>
        <w:rPr>
          <w:del w:id="739" w:author="Adam Beatty" w:date="2026-07-20T11:01:00Z" w16du:dateUtc="2026-07-20T10:01:00Z"/>
          <w:rFonts w:ascii="Times New Roman" w:hAnsi="Times New Roman" w:cs="Times New Roman"/>
          <w:rPrChange w:id="740" w:author="Adam Beatty" w:date="2026-07-20T11:40:00Z" w16du:dateUtc="2026-07-20T10:40:00Z">
            <w:rPr>
              <w:del w:id="741" w:author="Adam Beatty" w:date="2026-07-20T11:01:00Z" w16du:dateUtc="2026-07-20T10:01:00Z"/>
            </w:rPr>
          </w:rPrChange>
        </w:rPr>
      </w:pPr>
      <w:del w:id="742" w:author="Adam Beatty" w:date="2026-07-20T11:01:00Z" w16du:dateUtc="2026-07-20T10:01:00Z">
        <w:r w:rsidRPr="00FF3615" w:rsidDel="00D5208F">
          <w:rPr>
            <w:rFonts w:ascii="Times New Roman" w:hAnsi="Times New Roman" w:cs="Times New Roman"/>
            <w:rPrChange w:id="743" w:author="Adam Beatty" w:date="2026-07-20T11:40:00Z" w16du:dateUtc="2026-07-20T10:40:00Z">
              <w:rPr/>
            </w:rPrChange>
          </w:rPr>
          <w:delText>Main Body – OB</w:delText>
        </w:r>
      </w:del>
    </w:p>
    <w:p w14:paraId="3A874BC1" w14:textId="49FD1D34" w:rsidR="005B2D72" w:rsidRPr="00FF3615" w:rsidDel="00D5208F" w:rsidRDefault="005B2D72" w:rsidP="005B2D72">
      <w:pPr>
        <w:spacing w:after="0" w:line="360" w:lineRule="auto"/>
        <w:jc w:val="both"/>
        <w:rPr>
          <w:del w:id="744" w:author="Adam Beatty" w:date="2026-07-20T11:01:00Z" w16du:dateUtc="2026-07-20T10:01:00Z"/>
          <w:rFonts w:ascii="Times New Roman" w:hAnsi="Times New Roman" w:cs="Times New Roman"/>
          <w:kern w:val="0"/>
          <w:lang w:eastAsia="en-GB"/>
          <w14:ligatures w14:val="none"/>
        </w:rPr>
      </w:pPr>
      <w:del w:id="745" w:author="Adam Beatty" w:date="2026-07-20T11:01:00Z" w16du:dateUtc="2026-07-20T10:01:00Z">
        <w:r w:rsidRPr="00FF3615" w:rsidDel="00D5208F">
          <w:rPr>
            <w:rFonts w:ascii="Times New Roman" w:hAnsi="Times New Roman" w:cs="Times New Roman"/>
            <w:kern w:val="0"/>
            <w:lang w:eastAsia="en-GB"/>
            <w14:ligatures w14:val="none"/>
          </w:rPr>
          <w:delText>To become credible Irish defence policy, the argument for UxS integration must evolve from an attractive battlefield concept into an institutionalised capability embedded within national defence planning</w:delText>
        </w:r>
      </w:del>
      <w:del w:id="746" w:author="Adam Beatty" w:date="2026-07-19T11:07:00Z" w16du:dateUtc="2026-07-19T10:07:00Z">
        <w:r w:rsidRPr="00FF3615" w:rsidDel="00F46A01">
          <w:rPr>
            <w:rFonts w:ascii="Times New Roman" w:hAnsi="Times New Roman" w:cs="Times New Roman"/>
            <w:kern w:val="0"/>
            <w:lang w:eastAsia="en-GB"/>
            <w14:ligatures w14:val="none"/>
          </w:rPr>
          <w:delText>,</w:delText>
        </w:r>
      </w:del>
      <w:del w:id="747" w:author="Adam Beatty" w:date="2026-07-20T11:01:00Z" w16du:dateUtc="2026-07-20T10:01:00Z">
        <w:r w:rsidRPr="00FF3615" w:rsidDel="00D5208F">
          <w:rPr>
            <w:rFonts w:ascii="Times New Roman" w:hAnsi="Times New Roman" w:cs="Times New Roman"/>
            <w:kern w:val="0"/>
            <w:lang w:eastAsia="en-GB"/>
            <w14:ligatures w14:val="none"/>
          </w:rPr>
          <w:delText xml:space="preserve"> supported by doctrine, exercised in practice, sustained by industry, and legitimised through political leadership.</w:delText>
        </w:r>
      </w:del>
    </w:p>
    <w:p w14:paraId="737203FA" w14:textId="0E563E11" w:rsidR="005B2D72" w:rsidRPr="00FF3615" w:rsidDel="00D5208F" w:rsidRDefault="005B2D72" w:rsidP="005B2D72">
      <w:pPr>
        <w:spacing w:after="0" w:line="360" w:lineRule="auto"/>
        <w:jc w:val="both"/>
        <w:rPr>
          <w:del w:id="748" w:author="Adam Beatty" w:date="2026-07-20T11:01:00Z" w16du:dateUtc="2026-07-20T10:01:00Z"/>
          <w:rFonts w:ascii="Times New Roman" w:hAnsi="Times New Roman" w:cs="Times New Roman"/>
          <w:kern w:val="0"/>
          <w:lang w:eastAsia="en-GB"/>
          <w14:ligatures w14:val="none"/>
        </w:rPr>
      </w:pPr>
    </w:p>
    <w:p w14:paraId="780F8374" w14:textId="64BCAFDC" w:rsidR="005B2D72" w:rsidRPr="00FF3615" w:rsidDel="00D5208F" w:rsidRDefault="005B2D72" w:rsidP="005B2D72">
      <w:pPr>
        <w:pStyle w:val="ListParagraph"/>
        <w:numPr>
          <w:ilvl w:val="0"/>
          <w:numId w:val="8"/>
        </w:numPr>
        <w:tabs>
          <w:tab w:val="left" w:pos="567"/>
        </w:tabs>
        <w:spacing w:after="0" w:line="360" w:lineRule="auto"/>
        <w:ind w:left="0" w:firstLine="0"/>
        <w:jc w:val="both"/>
        <w:rPr>
          <w:del w:id="749" w:author="Adam Beatty" w:date="2026-07-20T11:01:00Z" w16du:dateUtc="2026-07-20T10:01:00Z"/>
          <w:rFonts w:ascii="Times New Roman" w:hAnsi="Times New Roman" w:cs="Times New Roman"/>
          <w:b/>
          <w:bCs/>
          <w:kern w:val="0"/>
          <w:lang w:eastAsia="en-GB"/>
          <w14:ligatures w14:val="none"/>
        </w:rPr>
      </w:pPr>
      <w:bookmarkStart w:id="750" w:name="_Hlk235287821"/>
      <w:del w:id="751" w:author="Adam Beatty" w:date="2026-07-20T11:01:00Z" w16du:dateUtc="2026-07-20T10:01:00Z">
        <w:r w:rsidRPr="00FF3615" w:rsidDel="00D5208F">
          <w:rPr>
            <w:rFonts w:ascii="Times New Roman" w:hAnsi="Times New Roman" w:cs="Times New Roman"/>
            <w:b/>
            <w:bCs/>
            <w:kern w:val="0"/>
            <w:lang w:eastAsia="en-GB"/>
            <w14:ligatures w14:val="none"/>
          </w:rPr>
          <w:delText>The Recognition of the need for change.</w:delText>
        </w:r>
      </w:del>
    </w:p>
    <w:p w14:paraId="0633003D" w14:textId="2A7CC97E" w:rsidR="005B2D72" w:rsidRPr="00FF3615" w:rsidDel="00D5208F" w:rsidRDefault="005B2D72" w:rsidP="005B2D72">
      <w:pPr>
        <w:spacing w:after="0" w:line="360" w:lineRule="auto"/>
        <w:jc w:val="both"/>
        <w:rPr>
          <w:del w:id="752" w:author="Adam Beatty" w:date="2026-07-20T11:01:00Z" w16du:dateUtc="2026-07-20T10:01:00Z"/>
          <w:rFonts w:ascii="Times New Roman" w:hAnsi="Times New Roman" w:cs="Times New Roman"/>
          <w:kern w:val="0"/>
          <w:lang w:eastAsia="en-GB"/>
          <w14:ligatures w14:val="none"/>
        </w:rPr>
      </w:pPr>
      <w:del w:id="753" w:author="Adam Beatty" w:date="2026-07-20T11:01:00Z" w16du:dateUtc="2026-07-20T10:01:00Z">
        <w:r w:rsidRPr="00FF3615" w:rsidDel="00D5208F">
          <w:rPr>
            <w:rFonts w:ascii="Times New Roman" w:hAnsi="Times New Roman" w:cs="Times New Roman"/>
            <w:kern w:val="0"/>
            <w:lang w:eastAsia="en-GB"/>
            <w14:ligatures w14:val="none"/>
          </w:rPr>
          <w:delText xml:space="preserve">The first requirement is recognition at </w:delText>
        </w:r>
      </w:del>
      <w:del w:id="754" w:author="Adam Beatty" w:date="2026-07-19T11:49:00Z" w16du:dateUtc="2026-07-19T10:49:00Z">
        <w:r w:rsidRPr="00FF3615" w:rsidDel="00EA2AD0">
          <w:rPr>
            <w:rFonts w:ascii="Times New Roman" w:hAnsi="Times New Roman" w:cs="Times New Roman"/>
            <w:kern w:val="0"/>
            <w:lang w:eastAsia="en-GB"/>
            <w14:ligatures w14:val="none"/>
          </w:rPr>
          <w:delText xml:space="preserve">both the </w:delText>
        </w:r>
      </w:del>
      <w:del w:id="755" w:author="Adam Beatty" w:date="2026-07-20T11:01:00Z" w16du:dateUtc="2026-07-20T10:01:00Z">
        <w:r w:rsidRPr="00FF3615" w:rsidDel="00D5208F">
          <w:rPr>
            <w:rFonts w:ascii="Times New Roman" w:hAnsi="Times New Roman" w:cs="Times New Roman"/>
            <w:kern w:val="0"/>
            <w:lang w:eastAsia="en-GB"/>
            <w14:ligatures w14:val="none"/>
          </w:rPr>
          <w:delText xml:space="preserve">senior military and political levels that UxS </w:delText>
        </w:r>
      </w:del>
      <w:del w:id="756" w:author="Adam Beatty" w:date="2026-07-19T11:48:00Z" w16du:dateUtc="2026-07-19T10:48:00Z">
        <w:r w:rsidRPr="00FF3615" w:rsidDel="00522EC2">
          <w:rPr>
            <w:rFonts w:ascii="Times New Roman" w:hAnsi="Times New Roman" w:cs="Times New Roman"/>
            <w:kern w:val="0"/>
            <w:lang w:eastAsia="en-GB"/>
            <w14:ligatures w14:val="none"/>
          </w:rPr>
          <w:delText>represent a disruptive shift in military affairs</w:delText>
        </w:r>
      </w:del>
      <w:del w:id="757" w:author="Adam Beatty" w:date="2026-07-20T11:01:00Z" w16du:dateUtc="2026-07-20T10:01:00Z">
        <w:r w:rsidRPr="00FF3615" w:rsidDel="00D5208F">
          <w:rPr>
            <w:rFonts w:ascii="Times New Roman" w:hAnsi="Times New Roman" w:cs="Times New Roman"/>
            <w:kern w:val="0"/>
            <w:vertAlign w:val="superscript"/>
            <w:lang w:eastAsia="en-GB"/>
            <w14:ligatures w14:val="none"/>
          </w:rPr>
          <w:footnoteReference w:id="77"/>
        </w:r>
      </w:del>
      <w:del w:id="775" w:author="Adam Beatty" w:date="2026-07-19T11:49:00Z" w16du:dateUtc="2026-07-19T10:49:00Z">
        <w:r w:rsidRPr="00FF3615" w:rsidDel="00522EC2">
          <w:rPr>
            <w:rFonts w:ascii="Times New Roman" w:hAnsi="Times New Roman" w:cs="Times New Roman"/>
            <w:kern w:val="0"/>
            <w:lang w:eastAsia="en-GB"/>
            <w14:ligatures w14:val="none"/>
          </w:rPr>
          <w:delText xml:space="preserve"> rather than simply another technological enhancement</w:delText>
        </w:r>
        <w:r w:rsidRPr="00FF3615" w:rsidDel="00120D27">
          <w:rPr>
            <w:rFonts w:ascii="Times New Roman" w:hAnsi="Times New Roman" w:cs="Times New Roman"/>
            <w:kern w:val="0"/>
            <w:lang w:eastAsia="en-GB"/>
            <w14:ligatures w14:val="none"/>
          </w:rPr>
          <w:delText>.</w:delText>
        </w:r>
      </w:del>
      <w:del w:id="776" w:author="Adam Beatty" w:date="2026-07-20T11:01:00Z" w16du:dateUtc="2026-07-20T10:01:00Z">
        <w:r w:rsidRPr="00FF3615" w:rsidDel="00D5208F">
          <w:rPr>
            <w:rFonts w:ascii="Times New Roman" w:hAnsi="Times New Roman" w:cs="Times New Roman"/>
            <w:kern w:val="0"/>
            <w:lang w:eastAsia="en-GB"/>
            <w14:ligatures w14:val="none"/>
          </w:rPr>
          <w:delText xml:space="preserve"> Historically, military organisations have often struggled to recognise discontinuous technological change, preferring to adapt existing structures rather than fundamentally reconsider them</w:delText>
        </w:r>
        <w:r w:rsidRPr="00FF3615" w:rsidDel="00D5208F">
          <w:rPr>
            <w:rStyle w:val="FootnoteReference"/>
            <w:rFonts w:ascii="Times New Roman" w:hAnsi="Times New Roman" w:cs="Times New Roman"/>
            <w:kern w:val="0"/>
            <w:lang w:eastAsia="en-GB"/>
            <w14:ligatures w14:val="none"/>
          </w:rPr>
          <w:footnoteReference w:id="78"/>
        </w:r>
      </w:del>
      <w:del w:id="794" w:author="Adam Beatty" w:date="2026-07-19T12:07:00Z" w16du:dateUtc="2026-07-19T11:07:00Z">
        <w:r w:rsidRPr="00FF3615" w:rsidDel="00CE00FB">
          <w:rPr>
            <w:rFonts w:ascii="Times New Roman" w:hAnsi="Times New Roman" w:cs="Times New Roman"/>
            <w:kern w:val="0"/>
            <w:lang w:eastAsia="en-GB"/>
            <w14:ligatures w14:val="none"/>
          </w:rPr>
          <w:delText>.</w:delText>
        </w:r>
      </w:del>
      <w:del w:id="795" w:author="Adam Beatty" w:date="2026-07-20T11:01:00Z" w16du:dateUtc="2026-07-20T10:01:00Z">
        <w:r w:rsidRPr="00FF3615" w:rsidDel="00D5208F">
          <w:rPr>
            <w:rFonts w:ascii="Times New Roman" w:hAnsi="Times New Roman" w:cs="Times New Roman"/>
            <w:kern w:val="0"/>
            <w:lang w:eastAsia="en-GB"/>
            <w14:ligatures w14:val="none"/>
          </w:rPr>
          <w:delText xml:space="preserve"> </w:delText>
        </w:r>
      </w:del>
    </w:p>
    <w:p w14:paraId="6D9CEAD1" w14:textId="6569DF0C" w:rsidR="005B2D72" w:rsidRPr="00FF3615" w:rsidDel="00D5208F" w:rsidRDefault="005B2D72" w:rsidP="005B2D72">
      <w:pPr>
        <w:spacing w:after="0" w:line="360" w:lineRule="auto"/>
        <w:jc w:val="both"/>
        <w:rPr>
          <w:del w:id="796" w:author="Adam Beatty" w:date="2026-07-20T11:01:00Z" w16du:dateUtc="2026-07-20T10:01:00Z"/>
          <w:rFonts w:ascii="Times New Roman" w:hAnsi="Times New Roman" w:cs="Times New Roman"/>
          <w:color w:val="FF0000"/>
          <w:kern w:val="0"/>
          <w:lang w:eastAsia="en-GB"/>
          <w14:ligatures w14:val="none"/>
        </w:rPr>
      </w:pPr>
      <w:del w:id="797" w:author="Adam Beatty" w:date="2026-07-20T11:01:00Z" w16du:dateUtc="2026-07-20T10:01:00Z">
        <w:r w:rsidRPr="00FF3615" w:rsidDel="00D5208F">
          <w:rPr>
            <w:rFonts w:ascii="Times New Roman" w:hAnsi="Times New Roman" w:cs="Times New Roman"/>
            <w:kern w:val="0"/>
            <w:lang w:eastAsia="en-GB"/>
            <w14:ligatures w14:val="none"/>
          </w:rPr>
          <w:delText>For Ireland</w:delText>
        </w:r>
      </w:del>
      <w:del w:id="798" w:author="Adam Beatty" w:date="2026-07-19T12:08:00Z" w16du:dateUtc="2026-07-19T11:08:00Z">
        <w:r w:rsidRPr="00FF3615" w:rsidDel="00B632C4">
          <w:rPr>
            <w:rFonts w:ascii="Times New Roman" w:hAnsi="Times New Roman" w:cs="Times New Roman"/>
            <w:kern w:val="0"/>
            <w:lang w:eastAsia="en-GB"/>
            <w14:ligatures w14:val="none"/>
          </w:rPr>
          <w:delText>, whose</w:delText>
        </w:r>
      </w:del>
      <w:del w:id="799" w:author="Adam Beatty" w:date="2026-07-20T11:01:00Z" w16du:dateUtc="2026-07-20T10:01:00Z">
        <w:r w:rsidRPr="00FF3615" w:rsidDel="00D5208F">
          <w:rPr>
            <w:rFonts w:ascii="Times New Roman" w:hAnsi="Times New Roman" w:cs="Times New Roman"/>
            <w:kern w:val="0"/>
            <w:lang w:eastAsia="en-GB"/>
            <w14:ligatures w14:val="none"/>
          </w:rPr>
          <w:delText xml:space="preserve"> Defence Forces</w:delText>
        </w:r>
      </w:del>
      <w:del w:id="800" w:author="Adam Beatty" w:date="2026-07-19T12:08:00Z" w16du:dateUtc="2026-07-19T11:08:00Z">
        <w:r w:rsidRPr="00FF3615" w:rsidDel="00B632C4">
          <w:rPr>
            <w:rFonts w:ascii="Times New Roman" w:hAnsi="Times New Roman" w:cs="Times New Roman"/>
            <w:kern w:val="0"/>
            <w:lang w:eastAsia="en-GB"/>
            <w14:ligatures w14:val="none"/>
          </w:rPr>
          <w:delText xml:space="preserve"> face significant personnel shortages and resource constraints</w:delText>
        </w:r>
      </w:del>
      <w:del w:id="801" w:author="Adam Beatty" w:date="2026-07-20T11:01:00Z" w16du:dateUtc="2026-07-20T10:01:00Z">
        <w:r w:rsidRPr="00FF3615" w:rsidDel="00D5208F">
          <w:rPr>
            <w:rStyle w:val="FootnoteReference"/>
            <w:rFonts w:ascii="Times New Roman" w:hAnsi="Times New Roman" w:cs="Times New Roman"/>
            <w:kern w:val="0"/>
            <w:lang w:eastAsia="en-GB"/>
            <w14:ligatures w14:val="none"/>
          </w:rPr>
          <w:footnoteReference w:id="79"/>
        </w:r>
        <w:r w:rsidRPr="00FF3615" w:rsidDel="00D5208F">
          <w:rPr>
            <w:rFonts w:ascii="Times New Roman" w:hAnsi="Times New Roman" w:cs="Times New Roman"/>
            <w:kern w:val="0"/>
            <w:lang w:eastAsia="en-GB"/>
            <w14:ligatures w14:val="none"/>
          </w:rPr>
          <w:delText>, UxS provide an opportunity to multiply the effectiveness of limited manpower</w:delText>
        </w:r>
        <w:r w:rsidRPr="00FF3615" w:rsidDel="00D5208F">
          <w:rPr>
            <w:rStyle w:val="FootnoteReference"/>
            <w:rFonts w:ascii="Times New Roman" w:hAnsi="Times New Roman" w:cs="Times New Roman"/>
            <w:kern w:val="0"/>
            <w:lang w:eastAsia="en-GB"/>
            <w14:ligatures w14:val="none"/>
          </w:rPr>
          <w:footnoteReference w:id="80"/>
        </w:r>
      </w:del>
      <w:del w:id="816" w:author="Adam Beatty" w:date="2026-07-19T12:13:00Z" w16du:dateUtc="2026-07-19T11:13:00Z">
        <w:r w:rsidRPr="00FF3615" w:rsidDel="00374372">
          <w:rPr>
            <w:rFonts w:ascii="Times New Roman" w:hAnsi="Times New Roman" w:cs="Times New Roman"/>
            <w:kern w:val="0"/>
            <w:lang w:eastAsia="en-GB"/>
            <w14:ligatures w14:val="none"/>
          </w:rPr>
          <w:delText>.</w:delText>
        </w:r>
      </w:del>
      <w:del w:id="817" w:author="Adam Beatty" w:date="2026-07-20T11:01:00Z" w16du:dateUtc="2026-07-20T10:01:00Z">
        <w:r w:rsidRPr="00FF3615" w:rsidDel="00D5208F">
          <w:rPr>
            <w:rFonts w:ascii="Times New Roman" w:hAnsi="Times New Roman" w:cs="Times New Roman"/>
            <w:kern w:val="0"/>
            <w:lang w:eastAsia="en-GB"/>
            <w14:ligatures w14:val="none"/>
          </w:rPr>
          <w:delText xml:space="preserve"> Recent conflicts also demonstrate that uncrewed systems are altering the relationship between mass, precision, persistence and survivability</w:delText>
        </w:r>
        <w:r w:rsidRPr="00FF3615" w:rsidDel="00D5208F">
          <w:rPr>
            <w:rStyle w:val="FootnoteReference"/>
            <w:rFonts w:ascii="Times New Roman" w:hAnsi="Times New Roman" w:cs="Times New Roman"/>
            <w:kern w:val="0"/>
            <w:lang w:eastAsia="en-GB"/>
            <w14:ligatures w14:val="none"/>
          </w:rPr>
          <w:footnoteReference w:id="81"/>
        </w:r>
        <w:r w:rsidRPr="00FF3615" w:rsidDel="00D5208F">
          <w:rPr>
            <w:rFonts w:ascii="Times New Roman" w:hAnsi="Times New Roman" w:cs="Times New Roman"/>
            <w:kern w:val="0"/>
            <w:lang w:eastAsia="en-GB"/>
            <w14:ligatures w14:val="none"/>
          </w:rPr>
          <w:delText>. Credible implementation requires political acknowledgement that investment in autonomous and remotely operated systems is not a niche procurement decision but a strategic adaptation to a changing security environment</w:delText>
        </w:r>
        <w:r w:rsidRPr="00FF3615" w:rsidDel="00D5208F">
          <w:rPr>
            <w:rStyle w:val="FootnoteReference"/>
            <w:rFonts w:ascii="Times New Roman" w:hAnsi="Times New Roman" w:cs="Times New Roman"/>
            <w:kern w:val="0"/>
            <w:lang w:eastAsia="en-GB"/>
            <w14:ligatures w14:val="none"/>
          </w:rPr>
          <w:footnoteReference w:id="82"/>
        </w:r>
      </w:del>
      <w:del w:id="839" w:author="Adam Beatty" w:date="2026-07-19T12:32:00Z" w16du:dateUtc="2026-07-19T11:32:00Z">
        <w:r w:rsidRPr="00FF3615" w:rsidDel="009D77C2">
          <w:rPr>
            <w:rFonts w:ascii="Times New Roman" w:hAnsi="Times New Roman" w:cs="Times New Roman"/>
            <w:kern w:val="0"/>
            <w:lang w:eastAsia="en-GB"/>
            <w14:ligatures w14:val="none"/>
          </w:rPr>
          <w:delText xml:space="preserve">. Such recognition would align </w:delText>
        </w:r>
      </w:del>
      <w:del w:id="840" w:author="Adam Beatty" w:date="2026-07-20T11:01:00Z" w16du:dateUtc="2026-07-20T10:01:00Z">
        <w:r w:rsidRPr="00FF3615" w:rsidDel="00D5208F">
          <w:rPr>
            <w:rFonts w:ascii="Times New Roman" w:hAnsi="Times New Roman" w:cs="Times New Roman"/>
            <w:kern w:val="0"/>
            <w:lang w:eastAsia="en-GB"/>
            <w14:ligatures w14:val="none"/>
          </w:rPr>
          <w:delText xml:space="preserve">with the </w:delText>
        </w:r>
      </w:del>
      <w:del w:id="841" w:author="Adam Beatty" w:date="2026-07-19T12:32:00Z" w16du:dateUtc="2026-07-19T11:32:00Z">
        <w:r w:rsidRPr="00FF3615" w:rsidDel="009D77C2">
          <w:rPr>
            <w:rFonts w:ascii="Times New Roman" w:hAnsi="Times New Roman" w:cs="Times New Roman"/>
            <w:kern w:val="0"/>
            <w:lang w:eastAsia="en-GB"/>
            <w14:ligatures w14:val="none"/>
          </w:rPr>
          <w:delText xml:space="preserve">recommendations of the </w:delText>
        </w:r>
      </w:del>
      <w:del w:id="842" w:author="Adam Beatty" w:date="2026-07-20T11:01:00Z" w16du:dateUtc="2026-07-20T10:01:00Z">
        <w:r w:rsidRPr="00FF3615" w:rsidDel="00D5208F">
          <w:rPr>
            <w:rFonts w:ascii="Times New Roman" w:hAnsi="Times New Roman" w:cs="Times New Roman"/>
            <w:kern w:val="0"/>
            <w:lang w:eastAsia="en-GB"/>
            <w14:ligatures w14:val="none"/>
          </w:rPr>
          <w:delText>Commission on the Defence Forces</w:delText>
        </w:r>
        <w:r w:rsidRPr="00FF3615" w:rsidDel="00D5208F">
          <w:rPr>
            <w:rStyle w:val="FootnoteReference"/>
            <w:rFonts w:ascii="Times New Roman" w:hAnsi="Times New Roman" w:cs="Times New Roman"/>
            <w:kern w:val="0"/>
            <w:lang w:eastAsia="en-GB"/>
            <w14:ligatures w14:val="none"/>
          </w:rPr>
          <w:footnoteReference w:id="83"/>
        </w:r>
        <w:r w:rsidRPr="00FF3615" w:rsidDel="00D5208F">
          <w:rPr>
            <w:rFonts w:ascii="Times New Roman" w:hAnsi="Times New Roman" w:cs="Times New Roman"/>
            <w:kern w:val="0"/>
            <w:lang w:eastAsia="en-GB"/>
            <w14:ligatures w14:val="none"/>
          </w:rPr>
          <w:delText xml:space="preserve">, which identified technological transformation, digitalisation and enhanced surveillance capabilities as essential components of future force development. </w:delText>
        </w:r>
      </w:del>
    </w:p>
    <w:bookmarkEnd w:id="750"/>
    <w:p w14:paraId="37E938C8" w14:textId="7BD35063" w:rsidR="005B2D72" w:rsidRPr="00FF3615" w:rsidDel="00D5208F" w:rsidRDefault="005B2D72" w:rsidP="005B2D72">
      <w:pPr>
        <w:spacing w:after="0" w:line="360" w:lineRule="auto"/>
        <w:jc w:val="both"/>
        <w:rPr>
          <w:del w:id="848" w:author="Adam Beatty" w:date="2026-07-20T11:01:00Z" w16du:dateUtc="2026-07-20T10:01:00Z"/>
          <w:rFonts w:ascii="Times New Roman" w:hAnsi="Times New Roman" w:cs="Times New Roman"/>
          <w:strike/>
          <w:kern w:val="0"/>
          <w:lang w:eastAsia="en-GB"/>
          <w14:ligatures w14:val="none"/>
          <w:rPrChange w:id="849" w:author="Adam Beatty" w:date="2026-07-20T11:40:00Z" w16du:dateUtc="2026-07-20T10:40:00Z">
            <w:rPr>
              <w:del w:id="850" w:author="Adam Beatty" w:date="2026-07-20T11:01:00Z" w16du:dateUtc="2026-07-20T10:01:00Z"/>
              <w:rFonts w:ascii="Times New Roman" w:hAnsi="Times New Roman" w:cs="Times New Roman"/>
              <w:kern w:val="0"/>
              <w:lang w:eastAsia="en-GB"/>
              <w14:ligatures w14:val="none"/>
            </w:rPr>
          </w:rPrChange>
        </w:rPr>
      </w:pPr>
      <w:del w:id="851" w:author="Adam Beatty" w:date="2026-07-20T11:01:00Z" w16du:dateUtc="2026-07-20T10:01:00Z">
        <w:r w:rsidRPr="00FF3615" w:rsidDel="00D5208F">
          <w:rPr>
            <w:rFonts w:ascii="Times New Roman" w:hAnsi="Times New Roman" w:cs="Times New Roman"/>
            <w:strike/>
            <w:kern w:val="0"/>
            <w:lang w:eastAsia="en-GB"/>
            <w14:ligatures w14:val="none"/>
            <w:rPrChange w:id="852" w:author="Adam Beatty" w:date="2026-07-20T11:40:00Z" w16du:dateUtc="2026-07-20T10:40:00Z">
              <w:rPr>
                <w:rFonts w:ascii="Times New Roman" w:hAnsi="Times New Roman" w:cs="Times New Roman"/>
                <w:kern w:val="0"/>
                <w:lang w:eastAsia="en-GB"/>
                <w14:ligatures w14:val="none"/>
              </w:rPr>
            </w:rPrChange>
          </w:rPr>
          <w:delText>Uncrewed systems (UxS) should be recognised by both military and political leaders as an evolution in warfare rather than simply a new technology. For Ireland, UxS offer a strategic means of addressing personnel and resource constraints while enhancing operational capability, making political commitment to their adoption essential for future Defence Forces modernisation.</w:delText>
        </w:r>
        <w:r w:rsidRPr="00FF3615" w:rsidDel="00D5208F">
          <w:rPr>
            <w:rFonts w:ascii="Times New Roman" w:hAnsi="Times New Roman" w:cs="Times New Roman"/>
            <w:strike/>
            <w:rPrChange w:id="853" w:author="Adam Beatty" w:date="2026-07-20T11:40:00Z" w16du:dateUtc="2026-07-20T10:40:00Z">
              <w:rPr/>
            </w:rPrChange>
          </w:rPr>
          <w:delText xml:space="preserve"> </w:delText>
        </w:r>
      </w:del>
    </w:p>
    <w:p w14:paraId="09341705" w14:textId="74BFD169" w:rsidR="005B2D72" w:rsidRPr="00FF3615" w:rsidDel="00D5208F" w:rsidRDefault="005B2D72" w:rsidP="005B2D72">
      <w:pPr>
        <w:spacing w:after="0" w:line="360" w:lineRule="auto"/>
        <w:jc w:val="both"/>
        <w:rPr>
          <w:del w:id="854" w:author="Adam Beatty" w:date="2026-07-20T11:01:00Z" w16du:dateUtc="2026-07-20T10:01:00Z"/>
          <w:rFonts w:ascii="Times New Roman" w:hAnsi="Times New Roman" w:cs="Times New Roman"/>
          <w:kern w:val="0"/>
          <w:lang w:eastAsia="en-GB"/>
          <w14:ligatures w14:val="none"/>
        </w:rPr>
      </w:pPr>
    </w:p>
    <w:p w14:paraId="2E63BD6F" w14:textId="6C582FBC" w:rsidR="005B2D72" w:rsidRPr="00FF3615" w:rsidDel="00D5208F" w:rsidRDefault="005B2D72" w:rsidP="005B2D72">
      <w:pPr>
        <w:pStyle w:val="ListParagraph"/>
        <w:numPr>
          <w:ilvl w:val="0"/>
          <w:numId w:val="8"/>
        </w:numPr>
        <w:tabs>
          <w:tab w:val="left" w:pos="567"/>
        </w:tabs>
        <w:spacing w:after="0" w:line="360" w:lineRule="auto"/>
        <w:ind w:left="0" w:firstLine="0"/>
        <w:jc w:val="both"/>
        <w:rPr>
          <w:del w:id="855" w:author="Adam Beatty" w:date="2026-07-20T11:01:00Z" w16du:dateUtc="2026-07-20T10:01:00Z"/>
          <w:rFonts w:ascii="Times New Roman" w:hAnsi="Times New Roman" w:cs="Times New Roman"/>
          <w:b/>
          <w:bCs/>
          <w:kern w:val="0"/>
          <w:lang w:eastAsia="en-GB"/>
          <w14:ligatures w14:val="none"/>
        </w:rPr>
      </w:pPr>
      <w:bookmarkStart w:id="856" w:name="_Hlk235294786"/>
      <w:del w:id="857" w:author="Adam Beatty" w:date="2026-07-20T11:01:00Z" w16du:dateUtc="2026-07-20T10:01:00Z">
        <w:r w:rsidRPr="00FF3615" w:rsidDel="00D5208F">
          <w:rPr>
            <w:rFonts w:ascii="Times New Roman" w:hAnsi="Times New Roman" w:cs="Times New Roman"/>
            <w:b/>
            <w:bCs/>
            <w:kern w:val="0"/>
            <w:lang w:eastAsia="en-GB"/>
            <w14:ligatures w14:val="none"/>
          </w:rPr>
          <w:delText>Guiding Vision for Change.</w:delText>
        </w:r>
      </w:del>
    </w:p>
    <w:p w14:paraId="43672204" w14:textId="5A7BBE85" w:rsidR="005B2D72" w:rsidRPr="00FF3615" w:rsidDel="00D5208F" w:rsidRDefault="005B2D72" w:rsidP="005B2D72">
      <w:pPr>
        <w:spacing w:after="0" w:line="360" w:lineRule="auto"/>
        <w:jc w:val="both"/>
        <w:rPr>
          <w:del w:id="858" w:author="Adam Beatty" w:date="2026-07-20T11:01:00Z" w16du:dateUtc="2026-07-20T10:01:00Z"/>
          <w:rFonts w:ascii="Times New Roman" w:hAnsi="Times New Roman" w:cs="Times New Roman"/>
          <w:kern w:val="0"/>
          <w:lang w:eastAsia="en-GB"/>
          <w14:ligatures w14:val="none"/>
        </w:rPr>
      </w:pPr>
      <w:del w:id="859" w:author="Adam Beatty" w:date="2026-07-20T11:01:00Z" w16du:dateUtc="2026-07-20T10:01:00Z">
        <w:r w:rsidRPr="00FF3615" w:rsidDel="00D5208F">
          <w:rPr>
            <w:rFonts w:ascii="Times New Roman" w:hAnsi="Times New Roman" w:cs="Times New Roman"/>
            <w:kern w:val="0"/>
            <w:lang w:eastAsia="en-GB"/>
            <w14:ligatures w14:val="none"/>
          </w:rPr>
          <w:delText>Political recognition must</w:delText>
        </w:r>
      </w:del>
      <w:del w:id="860" w:author="Adam Beatty" w:date="2026-07-19T14:15:00Z" w16du:dateUtc="2026-07-19T13:15:00Z">
        <w:r w:rsidRPr="00FF3615" w:rsidDel="006B629E">
          <w:rPr>
            <w:rFonts w:ascii="Times New Roman" w:hAnsi="Times New Roman" w:cs="Times New Roman"/>
            <w:kern w:val="0"/>
            <w:lang w:eastAsia="en-GB"/>
            <w14:ligatures w14:val="none"/>
          </w:rPr>
          <w:delText xml:space="preserve"> then</w:delText>
        </w:r>
      </w:del>
      <w:del w:id="861" w:author="Adam Beatty" w:date="2026-07-20T11:01:00Z" w16du:dateUtc="2026-07-20T10:01:00Z">
        <w:r w:rsidRPr="00FF3615" w:rsidDel="00D5208F">
          <w:rPr>
            <w:rFonts w:ascii="Times New Roman" w:hAnsi="Times New Roman" w:cs="Times New Roman"/>
            <w:kern w:val="0"/>
            <w:lang w:eastAsia="en-GB"/>
            <w14:ligatures w14:val="none"/>
          </w:rPr>
          <w:delText xml:space="preserve"> be translated into a guiding vision. Military innovation succeeds when technological adoption is driven by coherent operational concepts rather than the availability of new equipment</w:delText>
        </w:r>
        <w:r w:rsidRPr="00FF3615" w:rsidDel="00D5208F">
          <w:rPr>
            <w:rFonts w:ascii="Times New Roman" w:hAnsi="Times New Roman" w:cs="Times New Roman"/>
            <w:vertAlign w:val="superscript"/>
            <w:lang w:eastAsia="en-GB"/>
            <w:rPrChange w:id="862" w:author="Adam Beatty" w:date="2026-07-20T11:40:00Z" w16du:dateUtc="2026-07-20T10:40:00Z">
              <w:rPr>
                <w:vertAlign w:val="superscript"/>
                <w:lang w:eastAsia="en-GB"/>
              </w:rPr>
            </w:rPrChange>
          </w:rPr>
          <w:footnoteReference w:id="84"/>
        </w:r>
        <w:r w:rsidRPr="00FF3615" w:rsidDel="00D5208F">
          <w:rPr>
            <w:rFonts w:ascii="Times New Roman" w:hAnsi="Times New Roman" w:cs="Times New Roman"/>
            <w:kern w:val="0"/>
            <w:lang w:eastAsia="en-GB"/>
            <w14:ligatures w14:val="none"/>
          </w:rPr>
          <w:delText xml:space="preserve">. Ireland therefore requires an operational concept that defines how UxS contribute to national defence objectives across all domains. </w:delText>
        </w:r>
      </w:del>
      <w:del w:id="888" w:author="Adam Beatty" w:date="2026-07-19T14:26:00Z" w16du:dateUtc="2026-07-19T13:26:00Z">
        <w:r w:rsidRPr="00FF3615" w:rsidDel="008033A7">
          <w:rPr>
            <w:rFonts w:ascii="Times New Roman" w:hAnsi="Times New Roman" w:cs="Times New Roman"/>
            <w:kern w:val="0"/>
            <w:lang w:eastAsia="en-GB"/>
            <w14:ligatures w14:val="none"/>
          </w:rPr>
          <w:delText>Such a concept</w:delText>
        </w:r>
      </w:del>
      <w:del w:id="889" w:author="Adam Beatty" w:date="2026-07-20T11:01:00Z" w16du:dateUtc="2026-07-20T10:01:00Z">
        <w:r w:rsidRPr="00FF3615" w:rsidDel="00D5208F">
          <w:rPr>
            <w:rFonts w:ascii="Times New Roman" w:hAnsi="Times New Roman" w:cs="Times New Roman"/>
            <w:kern w:val="0"/>
            <w:lang w:eastAsia="en-GB"/>
            <w14:ligatures w14:val="none"/>
          </w:rPr>
          <w:delText xml:space="preserve"> should emphasise persistent surveillance, situational awareness and denial operations</w:delText>
        </w:r>
        <w:r w:rsidRPr="00FF3615" w:rsidDel="00D5208F">
          <w:rPr>
            <w:rFonts w:ascii="Times New Roman" w:hAnsi="Times New Roman" w:cs="Times New Roman"/>
            <w:strike/>
            <w:kern w:val="0"/>
            <w:lang w:eastAsia="en-GB"/>
            <w14:ligatures w14:val="none"/>
            <w:rPrChange w:id="890" w:author="Adam Beatty" w:date="2026-07-20T11:40:00Z" w16du:dateUtc="2026-07-20T10:40:00Z">
              <w:rPr>
                <w:rFonts w:ascii="Times New Roman" w:hAnsi="Times New Roman" w:cs="Times New Roman"/>
                <w:kern w:val="0"/>
                <w:lang w:eastAsia="en-GB"/>
                <w14:ligatures w14:val="none"/>
              </w:rPr>
            </w:rPrChange>
          </w:rPr>
          <w:delText xml:space="preserve"> rather than offensive power projection</w:delText>
        </w:r>
        <w:r w:rsidRPr="00FF3615" w:rsidDel="00D5208F">
          <w:rPr>
            <w:rStyle w:val="FootnoteReference"/>
            <w:rFonts w:ascii="Times New Roman" w:hAnsi="Times New Roman" w:cs="Times New Roman"/>
            <w:kern w:val="0"/>
            <w:lang w:eastAsia="en-GB"/>
            <w14:ligatures w14:val="none"/>
          </w:rPr>
          <w:footnoteReference w:id="85"/>
        </w:r>
        <w:r w:rsidRPr="00FF3615" w:rsidDel="00D5208F">
          <w:rPr>
            <w:rFonts w:ascii="Times New Roman" w:hAnsi="Times New Roman" w:cs="Times New Roman"/>
            <w:kern w:val="0"/>
            <w:lang w:eastAsia="en-GB"/>
            <w14:ligatures w14:val="none"/>
          </w:rPr>
          <w:delText>. For light infantry, this means integrating reconnaissance drones, loitering munitions where politically acceptable</w:delText>
        </w:r>
        <w:r w:rsidRPr="00FF3615" w:rsidDel="00D5208F">
          <w:rPr>
            <w:rStyle w:val="FootnoteReference"/>
            <w:rFonts w:ascii="Times New Roman" w:hAnsi="Times New Roman" w:cs="Times New Roman"/>
            <w:kern w:val="0"/>
            <w:lang w:eastAsia="en-GB"/>
            <w14:ligatures w14:val="none"/>
          </w:rPr>
          <w:footnoteReference w:id="86"/>
        </w:r>
      </w:del>
      <w:del w:id="901" w:author="Adam Beatty" w:date="2026-07-19T14:30:00Z" w16du:dateUtc="2026-07-19T13:30:00Z">
        <w:r w:rsidRPr="00FF3615" w:rsidDel="00442A27">
          <w:rPr>
            <w:rFonts w:ascii="Times New Roman" w:hAnsi="Times New Roman" w:cs="Times New Roman"/>
            <w:kern w:val="0"/>
            <w:lang w:eastAsia="en-GB"/>
            <w14:ligatures w14:val="none"/>
          </w:rPr>
          <w:delText>, autonomous logistics platforms</w:delText>
        </w:r>
      </w:del>
      <w:del w:id="902" w:author="Adam Beatty" w:date="2026-07-20T11:01:00Z" w16du:dateUtc="2026-07-20T10:01:00Z">
        <w:r w:rsidRPr="00FF3615" w:rsidDel="00D5208F">
          <w:rPr>
            <w:rFonts w:ascii="Times New Roman" w:hAnsi="Times New Roman" w:cs="Times New Roman"/>
            <w:kern w:val="0"/>
            <w:lang w:eastAsia="en-GB"/>
            <w14:ligatures w14:val="none"/>
          </w:rPr>
          <w:delText xml:space="preserve"> and electronic warfare systems into dispersed defensive operations.</w:delText>
        </w:r>
      </w:del>
    </w:p>
    <w:p w14:paraId="6690D35C" w14:textId="231A2D05" w:rsidR="005B2D72" w:rsidRPr="00FF3615" w:rsidDel="00D5208F" w:rsidRDefault="005B2D72" w:rsidP="005B2D72">
      <w:pPr>
        <w:spacing w:after="0" w:line="360" w:lineRule="auto"/>
        <w:jc w:val="both"/>
        <w:rPr>
          <w:del w:id="903" w:author="Adam Beatty" w:date="2026-07-20T11:01:00Z" w16du:dateUtc="2026-07-20T10:01:00Z"/>
          <w:rFonts w:ascii="Times New Roman" w:hAnsi="Times New Roman" w:cs="Times New Roman"/>
          <w:kern w:val="0"/>
          <w:lang w:eastAsia="en-GB"/>
          <w14:ligatures w14:val="none"/>
        </w:rPr>
      </w:pPr>
      <w:del w:id="904" w:author="Adam Beatty" w:date="2026-07-20T11:01:00Z" w16du:dateUtc="2026-07-20T10:01:00Z">
        <w:r w:rsidRPr="00FF3615" w:rsidDel="00D5208F">
          <w:rPr>
            <w:rFonts w:ascii="Times New Roman" w:hAnsi="Times New Roman" w:cs="Times New Roman"/>
            <w:kern w:val="0"/>
            <w:lang w:eastAsia="en-GB"/>
            <w14:ligatures w14:val="none"/>
          </w:rPr>
          <w:delText xml:space="preserve">This policy must them be incorporated into an operational capability through DOTMLPF-I integration, ensuring that UxS become </w:delText>
        </w:r>
      </w:del>
      <w:del w:id="905" w:author="Adam Beatty" w:date="2026-07-19T14:32:00Z" w16du:dateUtc="2026-07-19T13:32:00Z">
        <w:r w:rsidRPr="00FF3615" w:rsidDel="00646F46">
          <w:rPr>
            <w:rFonts w:ascii="Times New Roman" w:hAnsi="Times New Roman" w:cs="Times New Roman"/>
            <w:kern w:val="0"/>
            <w:lang w:eastAsia="en-GB"/>
            <w14:ligatures w14:val="none"/>
          </w:rPr>
          <w:delText>an integral part of</w:delText>
        </w:r>
      </w:del>
      <w:del w:id="906" w:author="Adam Beatty" w:date="2026-07-20T11:01:00Z" w16du:dateUtc="2026-07-20T10:01:00Z">
        <w:r w:rsidRPr="00FF3615" w:rsidDel="00D5208F">
          <w:rPr>
            <w:rFonts w:ascii="Times New Roman" w:hAnsi="Times New Roman" w:cs="Times New Roman"/>
            <w:kern w:val="0"/>
            <w:lang w:eastAsia="en-GB"/>
            <w14:ligatures w14:val="none"/>
          </w:rPr>
          <w:delText xml:space="preserve"> operations</w:delText>
        </w:r>
        <w:r w:rsidRPr="00FF3615" w:rsidDel="00D5208F">
          <w:rPr>
            <w:rFonts w:ascii="Times New Roman" w:hAnsi="Times New Roman" w:cs="Times New Roman"/>
            <w:strike/>
            <w:kern w:val="0"/>
            <w:lang w:eastAsia="en-GB"/>
            <w14:ligatures w14:val="none"/>
            <w:rPrChange w:id="907" w:author="Adam Beatty" w:date="2026-07-20T11:40:00Z" w16du:dateUtc="2026-07-20T10:40:00Z">
              <w:rPr>
                <w:rFonts w:ascii="Times New Roman" w:hAnsi="Times New Roman" w:cs="Times New Roman"/>
                <w:kern w:val="0"/>
                <w:lang w:eastAsia="en-GB"/>
                <w14:ligatures w14:val="none"/>
              </w:rPr>
            </w:rPrChange>
          </w:rPr>
          <w:delText xml:space="preserve"> rather than isolated specialist capabilities</w:delText>
        </w:r>
        <w:r w:rsidRPr="00FF3615" w:rsidDel="00D5208F">
          <w:rPr>
            <w:rStyle w:val="FootnoteReference"/>
            <w:rFonts w:ascii="Times New Roman" w:hAnsi="Times New Roman" w:cs="Times New Roman"/>
            <w:kern w:val="0"/>
            <w:lang w:eastAsia="en-GB"/>
            <w14:ligatures w14:val="none"/>
          </w:rPr>
          <w:footnoteReference w:id="87"/>
        </w:r>
        <w:r w:rsidRPr="00FF3615" w:rsidDel="00D5208F">
          <w:rPr>
            <w:rFonts w:ascii="Times New Roman" w:hAnsi="Times New Roman" w:cs="Times New Roman"/>
            <w:kern w:val="0"/>
            <w:lang w:eastAsia="en-GB"/>
            <w14:ligatures w14:val="none"/>
          </w:rPr>
          <w:delText>.</w:delText>
        </w:r>
      </w:del>
    </w:p>
    <w:bookmarkEnd w:id="856"/>
    <w:p w14:paraId="5D095D71" w14:textId="651ADC2C" w:rsidR="005B2D72" w:rsidRPr="00FF3615" w:rsidDel="00D5208F" w:rsidRDefault="005B2D72" w:rsidP="005B2D72">
      <w:pPr>
        <w:spacing w:after="0" w:line="360" w:lineRule="auto"/>
        <w:jc w:val="both"/>
        <w:rPr>
          <w:del w:id="913" w:author="Adam Beatty" w:date="2026-07-20T11:01:00Z" w16du:dateUtc="2026-07-20T10:01:00Z"/>
          <w:rFonts w:ascii="Times New Roman" w:hAnsi="Times New Roman" w:cs="Times New Roman"/>
          <w:strike/>
          <w:kern w:val="0"/>
          <w:lang w:eastAsia="en-GB"/>
          <w14:ligatures w14:val="none"/>
          <w:rPrChange w:id="914" w:author="Adam Beatty" w:date="2026-07-20T11:40:00Z" w16du:dateUtc="2026-07-20T10:40:00Z">
            <w:rPr>
              <w:del w:id="915" w:author="Adam Beatty" w:date="2026-07-20T11:01:00Z" w16du:dateUtc="2026-07-20T10:01:00Z"/>
              <w:rFonts w:ascii="Times New Roman" w:hAnsi="Times New Roman" w:cs="Times New Roman"/>
              <w:kern w:val="0"/>
              <w:lang w:eastAsia="en-GB"/>
              <w14:ligatures w14:val="none"/>
            </w:rPr>
          </w:rPrChange>
        </w:rPr>
      </w:pPr>
      <w:del w:id="916" w:author="Adam Beatty" w:date="2026-07-20T11:01:00Z" w16du:dateUtc="2026-07-20T10:01:00Z">
        <w:r w:rsidRPr="00FF3615" w:rsidDel="00D5208F">
          <w:rPr>
            <w:rFonts w:ascii="Times New Roman" w:hAnsi="Times New Roman" w:cs="Times New Roman"/>
            <w:strike/>
            <w:kern w:val="0"/>
            <w:lang w:eastAsia="en-GB"/>
            <w14:ligatures w14:val="none"/>
            <w:rPrChange w:id="917" w:author="Adam Beatty" w:date="2026-07-20T11:40:00Z" w16du:dateUtc="2026-07-20T10:40:00Z">
              <w:rPr>
                <w:rFonts w:ascii="Times New Roman" w:hAnsi="Times New Roman" w:cs="Times New Roman"/>
                <w:kern w:val="0"/>
                <w:lang w:eastAsia="en-GB"/>
                <w14:ligatures w14:val="none"/>
              </w:rPr>
            </w:rPrChange>
          </w:rPr>
          <w:delText>A clear political and military vision is essential to guide the adoption of uncrewed systems (UxS), ensuring they support Ireland's defence objectives through persistent surveillance, situational awareness and defensive operations rather than offensive power projection. This vision should be politically endorsed and implemented through DOTMLPF-I integration so that UxS are embedded across the Defence Forces as a core operational capability, not a niche specialist asset.</w:delText>
        </w:r>
      </w:del>
    </w:p>
    <w:p w14:paraId="4B529CE7" w14:textId="527D7A4C" w:rsidR="005B2D72" w:rsidRPr="00FF3615" w:rsidDel="00D5208F" w:rsidRDefault="005B2D72" w:rsidP="005B2D72">
      <w:pPr>
        <w:spacing w:after="0" w:line="360" w:lineRule="auto"/>
        <w:jc w:val="both"/>
        <w:rPr>
          <w:del w:id="918" w:author="Adam Beatty" w:date="2026-07-20T11:01:00Z" w16du:dateUtc="2026-07-20T10:01:00Z"/>
          <w:rFonts w:ascii="Times New Roman" w:hAnsi="Times New Roman" w:cs="Times New Roman"/>
          <w:kern w:val="0"/>
          <w:lang w:eastAsia="en-GB"/>
          <w14:ligatures w14:val="none"/>
        </w:rPr>
      </w:pPr>
    </w:p>
    <w:p w14:paraId="3B5A367D" w14:textId="32C9882E" w:rsidR="005B2D72" w:rsidRPr="00FF3615" w:rsidDel="00D5208F" w:rsidRDefault="005B2D72" w:rsidP="005B2D72">
      <w:pPr>
        <w:spacing w:after="0" w:line="360" w:lineRule="auto"/>
        <w:jc w:val="both"/>
        <w:rPr>
          <w:del w:id="919" w:author="Adam Beatty" w:date="2026-07-20T11:01:00Z" w16du:dateUtc="2026-07-20T10:01:00Z"/>
          <w:rFonts w:ascii="Times New Roman" w:hAnsi="Times New Roman" w:cs="Times New Roman"/>
          <w:kern w:val="0"/>
          <w:lang w:eastAsia="en-GB"/>
          <w14:ligatures w14:val="none"/>
        </w:rPr>
      </w:pPr>
    </w:p>
    <w:p w14:paraId="0EE93AD2" w14:textId="021CF5C7" w:rsidR="005B2D72" w:rsidRPr="00FF3615" w:rsidDel="00D5208F" w:rsidRDefault="005B2D72" w:rsidP="005B2D72">
      <w:pPr>
        <w:pStyle w:val="ListParagraph"/>
        <w:numPr>
          <w:ilvl w:val="0"/>
          <w:numId w:val="8"/>
        </w:numPr>
        <w:tabs>
          <w:tab w:val="left" w:pos="567"/>
        </w:tabs>
        <w:spacing w:after="0" w:line="360" w:lineRule="auto"/>
        <w:ind w:left="0" w:firstLine="0"/>
        <w:jc w:val="both"/>
        <w:rPr>
          <w:del w:id="920" w:author="Adam Beatty" w:date="2026-07-20T11:01:00Z" w16du:dateUtc="2026-07-20T10:01:00Z"/>
          <w:rFonts w:ascii="Times New Roman" w:hAnsi="Times New Roman" w:cs="Times New Roman"/>
          <w:b/>
          <w:bCs/>
          <w:kern w:val="0"/>
          <w:lang w:eastAsia="en-GB"/>
          <w14:ligatures w14:val="none"/>
        </w:rPr>
      </w:pPr>
      <w:bookmarkStart w:id="921" w:name="_Hlk235298037"/>
      <w:del w:id="922" w:author="Adam Beatty" w:date="2026-07-20T11:01:00Z" w16du:dateUtc="2026-07-20T10:01:00Z">
        <w:r w:rsidRPr="00FF3615" w:rsidDel="00D5208F">
          <w:rPr>
            <w:rFonts w:ascii="Times New Roman" w:hAnsi="Times New Roman" w:cs="Times New Roman"/>
            <w:b/>
            <w:bCs/>
            <w:kern w:val="0"/>
            <w:lang w:eastAsia="en-GB"/>
            <w14:ligatures w14:val="none"/>
          </w:rPr>
          <w:delText>The Institutionalisation of Change.</w:delText>
        </w:r>
      </w:del>
    </w:p>
    <w:p w14:paraId="248242DD" w14:textId="7CD268D2" w:rsidR="005B2D72" w:rsidRPr="00FF3615" w:rsidDel="00D5208F" w:rsidRDefault="005B2D72" w:rsidP="005B2D72">
      <w:pPr>
        <w:spacing w:after="0" w:line="360" w:lineRule="auto"/>
        <w:jc w:val="both"/>
        <w:rPr>
          <w:del w:id="923" w:author="Adam Beatty" w:date="2026-07-20T11:01:00Z" w16du:dateUtc="2026-07-20T10:01:00Z"/>
          <w:rFonts w:ascii="Times New Roman" w:hAnsi="Times New Roman" w:cs="Times New Roman"/>
          <w:kern w:val="0"/>
          <w:lang w:eastAsia="en-GB"/>
          <w14:ligatures w14:val="none"/>
        </w:rPr>
      </w:pPr>
      <w:del w:id="924" w:author="Adam Beatty" w:date="2026-07-20T11:01:00Z" w16du:dateUtc="2026-07-20T10:01:00Z">
        <w:r w:rsidRPr="00FF3615" w:rsidDel="00D5208F">
          <w:rPr>
            <w:rFonts w:ascii="Times New Roman" w:hAnsi="Times New Roman" w:cs="Times New Roman"/>
            <w:kern w:val="0"/>
            <w:lang w:eastAsia="en-GB"/>
            <w14:ligatures w14:val="none"/>
          </w:rPr>
          <w:delText>The third requirement is institutionalisation. Military innovation becomes credible only when organisations adapt</w:delText>
        </w:r>
        <w:r w:rsidRPr="00FF3615" w:rsidDel="00D5208F">
          <w:rPr>
            <w:rStyle w:val="FootnoteReference"/>
            <w:rFonts w:ascii="Times New Roman" w:hAnsi="Times New Roman" w:cs="Times New Roman"/>
            <w:kern w:val="0"/>
            <w:lang w:eastAsia="en-GB"/>
            <w14:ligatures w14:val="none"/>
          </w:rPr>
          <w:footnoteReference w:id="88"/>
        </w:r>
        <w:r w:rsidRPr="00FF3615" w:rsidDel="00D5208F">
          <w:rPr>
            <w:rFonts w:ascii="Times New Roman" w:hAnsi="Times New Roman" w:cs="Times New Roman"/>
            <w:kern w:val="0"/>
            <w:lang w:eastAsia="en-GB"/>
            <w14:ligatures w14:val="none"/>
          </w:rPr>
          <w:delText xml:space="preserve"> themselves to sustain it. Institutional change also requires adapting procurement</w:delText>
        </w:r>
        <w:r w:rsidRPr="00FF3615" w:rsidDel="00D5208F">
          <w:rPr>
            <w:rFonts w:ascii="Times New Roman" w:hAnsi="Times New Roman" w:cs="Times New Roman"/>
            <w:strike/>
            <w:kern w:val="0"/>
            <w:lang w:eastAsia="en-GB"/>
            <w14:ligatures w14:val="none"/>
            <w:rPrChange w:id="942" w:author="Adam Beatty" w:date="2026-07-20T11:40:00Z" w16du:dateUtc="2026-07-20T10:40:00Z">
              <w:rPr>
                <w:rFonts w:ascii="Times New Roman" w:hAnsi="Times New Roman" w:cs="Times New Roman"/>
                <w:kern w:val="0"/>
                <w:lang w:eastAsia="en-GB"/>
                <w14:ligatures w14:val="none"/>
              </w:rPr>
            </w:rPrChange>
          </w:rPr>
          <w:delText xml:space="preserve"> organisations</w:delText>
        </w:r>
        <w:r w:rsidRPr="00FF3615" w:rsidDel="00D5208F">
          <w:rPr>
            <w:rFonts w:ascii="Times New Roman" w:hAnsi="Times New Roman" w:cs="Times New Roman"/>
            <w:kern w:val="0"/>
            <w:lang w:eastAsia="en-GB"/>
            <w14:ligatures w14:val="none"/>
          </w:rPr>
          <w:delText>, maintenance</w:delText>
        </w:r>
        <w:r w:rsidRPr="00FF3615" w:rsidDel="00D5208F">
          <w:rPr>
            <w:rFonts w:ascii="Times New Roman" w:hAnsi="Times New Roman" w:cs="Times New Roman"/>
            <w:strike/>
            <w:kern w:val="0"/>
            <w:lang w:eastAsia="en-GB"/>
            <w14:ligatures w14:val="none"/>
            <w:rPrChange w:id="943" w:author="Adam Beatty" w:date="2026-07-20T11:40:00Z" w16du:dateUtc="2026-07-20T10:40:00Z">
              <w:rPr>
                <w:rFonts w:ascii="Times New Roman" w:hAnsi="Times New Roman" w:cs="Times New Roman"/>
                <w:kern w:val="0"/>
                <w:lang w:eastAsia="en-GB"/>
                <w14:ligatures w14:val="none"/>
              </w:rPr>
            </w:rPrChange>
          </w:rPr>
          <w:delText xml:space="preserve"> structures</w:delText>
        </w:r>
        <w:r w:rsidRPr="00FF3615" w:rsidDel="00D5208F">
          <w:rPr>
            <w:rFonts w:ascii="Times New Roman" w:hAnsi="Times New Roman" w:cs="Times New Roman"/>
            <w:kern w:val="0"/>
            <w:lang w:eastAsia="en-GB"/>
            <w14:ligatures w14:val="none"/>
          </w:rPr>
          <w:delText xml:space="preserve"> and training</w:delText>
        </w:r>
        <w:r w:rsidRPr="00FF3615" w:rsidDel="00D5208F">
          <w:rPr>
            <w:rFonts w:ascii="Times New Roman" w:hAnsi="Times New Roman" w:cs="Times New Roman"/>
            <w:strike/>
            <w:kern w:val="0"/>
            <w:lang w:eastAsia="en-GB"/>
            <w14:ligatures w14:val="none"/>
            <w:rPrChange w:id="944" w:author="Adam Beatty" w:date="2026-07-20T11:40:00Z" w16du:dateUtc="2026-07-20T10:40:00Z">
              <w:rPr>
                <w:rFonts w:ascii="Times New Roman" w:hAnsi="Times New Roman" w:cs="Times New Roman"/>
                <w:kern w:val="0"/>
                <w:lang w:eastAsia="en-GB"/>
                <w14:ligatures w14:val="none"/>
              </w:rPr>
            </w:rPrChange>
          </w:rPr>
          <w:delText xml:space="preserve"> establishments</w:delText>
        </w:r>
        <w:r w:rsidRPr="00FF3615" w:rsidDel="00D5208F">
          <w:rPr>
            <w:rFonts w:ascii="Times New Roman" w:hAnsi="Times New Roman" w:cs="Times New Roman"/>
            <w:kern w:val="0"/>
            <w:lang w:eastAsia="en-GB"/>
            <w14:ligatures w14:val="none"/>
          </w:rPr>
          <w:delText xml:space="preserve"> to support rapid technological iteration rather than the </w:delText>
        </w:r>
      </w:del>
      <w:del w:id="945" w:author="Adam Beatty" w:date="2026-07-19T14:35:00Z" w16du:dateUtc="2026-07-19T13:35:00Z">
        <w:r w:rsidRPr="00FF3615" w:rsidDel="00E94AED">
          <w:rPr>
            <w:rFonts w:ascii="Times New Roman" w:hAnsi="Times New Roman" w:cs="Times New Roman"/>
            <w:kern w:val="0"/>
            <w:lang w:eastAsia="en-GB"/>
            <w14:ligatures w14:val="none"/>
          </w:rPr>
          <w:delText xml:space="preserve">traditionally </w:delText>
        </w:r>
      </w:del>
      <w:del w:id="946" w:author="Adam Beatty" w:date="2026-07-20T11:01:00Z" w16du:dateUtc="2026-07-20T10:01:00Z">
        <w:r w:rsidRPr="00FF3615" w:rsidDel="00D5208F">
          <w:rPr>
            <w:rFonts w:ascii="Times New Roman" w:hAnsi="Times New Roman" w:cs="Times New Roman"/>
            <w:kern w:val="0"/>
            <w:lang w:eastAsia="en-GB"/>
            <w14:ligatures w14:val="none"/>
          </w:rPr>
          <w:delText>sl</w:delText>
        </w:r>
      </w:del>
      <w:del w:id="947" w:author="Adam Beatty" w:date="2026-07-19T14:36:00Z" w16du:dateUtc="2026-07-19T13:36:00Z">
        <w:r w:rsidRPr="00FF3615" w:rsidDel="00397AB3">
          <w:rPr>
            <w:rFonts w:ascii="Times New Roman" w:hAnsi="Times New Roman" w:cs="Times New Roman"/>
            <w:kern w:val="0"/>
            <w:lang w:eastAsia="en-GB"/>
            <w14:ligatures w14:val="none"/>
          </w:rPr>
          <w:delText>ow</w:delText>
        </w:r>
      </w:del>
      <w:del w:id="948" w:author="Adam Beatty" w:date="2026-07-20T11:01:00Z" w16du:dateUtc="2026-07-20T10:01:00Z">
        <w:r w:rsidRPr="00FF3615" w:rsidDel="00D5208F">
          <w:rPr>
            <w:rFonts w:ascii="Times New Roman" w:hAnsi="Times New Roman" w:cs="Times New Roman"/>
            <w:kern w:val="0"/>
            <w:lang w:eastAsia="en-GB"/>
            <w14:ligatures w14:val="none"/>
          </w:rPr>
          <w:delText xml:space="preserve"> acquisition cycles associated with major defence platforms.</w:delText>
        </w:r>
      </w:del>
    </w:p>
    <w:p w14:paraId="344BD115" w14:textId="5AC9875C" w:rsidR="005B2D72" w:rsidRPr="00FF3615" w:rsidDel="00D5208F" w:rsidRDefault="005B2D72" w:rsidP="005B2D72">
      <w:pPr>
        <w:spacing w:after="0" w:line="360" w:lineRule="auto"/>
        <w:jc w:val="both"/>
        <w:rPr>
          <w:del w:id="949" w:author="Adam Beatty" w:date="2026-07-20T11:01:00Z" w16du:dateUtc="2026-07-20T10:01:00Z"/>
          <w:rFonts w:ascii="Times New Roman" w:hAnsi="Times New Roman" w:cs="Times New Roman"/>
          <w:kern w:val="0"/>
          <w:lang w:eastAsia="en-GB"/>
          <w14:ligatures w14:val="none"/>
        </w:rPr>
      </w:pPr>
      <w:del w:id="950" w:author="Adam Beatty" w:date="2026-07-20T11:01:00Z" w16du:dateUtc="2026-07-20T10:01:00Z">
        <w:r w:rsidRPr="00FF3615" w:rsidDel="00D5208F">
          <w:rPr>
            <w:rFonts w:ascii="Times New Roman" w:hAnsi="Times New Roman" w:cs="Times New Roman"/>
            <w:kern w:val="0"/>
            <w:lang w:eastAsia="en-GB"/>
            <w14:ligatures w14:val="none"/>
          </w:rPr>
          <w:delText>Creating dedicated UxS career pathways</w:delText>
        </w:r>
        <w:r w:rsidRPr="00FF3615" w:rsidDel="00D5208F">
          <w:rPr>
            <w:rStyle w:val="FootnoteReference"/>
            <w:rFonts w:ascii="Times New Roman" w:hAnsi="Times New Roman" w:cs="Times New Roman"/>
            <w:kern w:val="0"/>
            <w:lang w:eastAsia="en-GB"/>
            <w14:ligatures w14:val="none"/>
          </w:rPr>
          <w:footnoteReference w:id="89"/>
        </w:r>
        <w:r w:rsidRPr="00FF3615" w:rsidDel="00D5208F">
          <w:rPr>
            <w:rFonts w:ascii="Times New Roman" w:hAnsi="Times New Roman" w:cs="Times New Roman"/>
            <w:kern w:val="0"/>
            <w:lang w:eastAsia="en-GB"/>
            <w14:ligatures w14:val="none"/>
          </w:rPr>
          <w:delText xml:space="preserve"> would also signal that these capabilities are enduring </w:delText>
        </w:r>
        <w:r w:rsidRPr="00FF3615" w:rsidDel="00D5208F">
          <w:rPr>
            <w:rFonts w:ascii="Times New Roman" w:hAnsi="Times New Roman" w:cs="Times New Roman"/>
            <w:strike/>
            <w:kern w:val="0"/>
            <w:lang w:eastAsia="en-GB"/>
            <w14:ligatures w14:val="none"/>
            <w:rPrChange w:id="956" w:author="Adam Beatty" w:date="2026-07-20T11:40:00Z" w16du:dateUtc="2026-07-20T10:40:00Z">
              <w:rPr>
                <w:rFonts w:ascii="Times New Roman" w:hAnsi="Times New Roman" w:cs="Times New Roman"/>
                <w:kern w:val="0"/>
                <w:lang w:eastAsia="en-GB"/>
                <w14:ligatures w14:val="none"/>
              </w:rPr>
            </w:rPrChange>
          </w:rPr>
          <w:delText>rather than experimental</w:delText>
        </w:r>
        <w:r w:rsidRPr="00FF3615" w:rsidDel="00D5208F">
          <w:rPr>
            <w:rFonts w:ascii="Times New Roman" w:hAnsi="Times New Roman" w:cs="Times New Roman"/>
            <w:kern w:val="0"/>
            <w:lang w:eastAsia="en-GB"/>
            <w14:ligatures w14:val="none"/>
          </w:rPr>
          <w:delText xml:space="preserve">. This requires recruiting and retaining personnel with expertise in robotics, artificial intelligence, software engineering and electronic warfare while integrating these specialists with operational commanders rather than </w:delText>
        </w:r>
        <w:r w:rsidRPr="00FF3615" w:rsidDel="00D5208F">
          <w:rPr>
            <w:rFonts w:ascii="Times New Roman" w:hAnsi="Times New Roman" w:cs="Times New Roman"/>
            <w:i/>
            <w:iCs/>
            <w:kern w:val="0"/>
            <w:lang w:eastAsia="en-GB"/>
            <w14:ligatures w14:val="none"/>
            <w:rPrChange w:id="957" w:author="Adam Beatty" w:date="2026-07-20T11:40:00Z" w16du:dateUtc="2026-07-20T10:40:00Z">
              <w:rPr>
                <w:rFonts w:ascii="Times New Roman" w:hAnsi="Times New Roman" w:cs="Times New Roman"/>
                <w:kern w:val="0"/>
                <w:lang w:eastAsia="en-GB"/>
                <w14:ligatures w14:val="none"/>
              </w:rPr>
            </w:rPrChange>
          </w:rPr>
          <w:delText>separating</w:delText>
        </w:r>
        <w:r w:rsidRPr="00FF3615" w:rsidDel="00D5208F">
          <w:rPr>
            <w:rFonts w:ascii="Times New Roman" w:hAnsi="Times New Roman" w:cs="Times New Roman"/>
            <w:kern w:val="0"/>
            <w:lang w:eastAsia="en-GB"/>
            <w14:ligatures w14:val="none"/>
          </w:rPr>
          <w:delText xml:space="preserve"> technical and tactical functions</w:delText>
        </w:r>
        <w:r w:rsidRPr="00FF3615" w:rsidDel="00D5208F">
          <w:rPr>
            <w:rStyle w:val="FootnoteReference"/>
            <w:rFonts w:ascii="Times New Roman" w:hAnsi="Times New Roman" w:cs="Times New Roman"/>
            <w:kern w:val="0"/>
            <w:lang w:eastAsia="en-GB"/>
            <w14:ligatures w14:val="none"/>
          </w:rPr>
          <w:footnoteReference w:id="90"/>
        </w:r>
        <w:r w:rsidRPr="00FF3615" w:rsidDel="00D5208F">
          <w:rPr>
            <w:rFonts w:ascii="Times New Roman" w:hAnsi="Times New Roman" w:cs="Times New Roman"/>
            <w:kern w:val="0"/>
            <w:lang w:eastAsia="en-GB"/>
            <w14:ligatures w14:val="none"/>
          </w:rPr>
          <w:delText>. Establishing multidisciplinary teams who work collaboratively.</w:delText>
        </w:r>
      </w:del>
    </w:p>
    <w:p w14:paraId="5BA0E054" w14:textId="66799E9B" w:rsidR="005B2D72" w:rsidRPr="00FF3615" w:rsidDel="00D5208F" w:rsidRDefault="005B2D72" w:rsidP="005B2D72">
      <w:pPr>
        <w:spacing w:after="0" w:line="360" w:lineRule="auto"/>
        <w:jc w:val="both"/>
        <w:rPr>
          <w:del w:id="963" w:author="Adam Beatty" w:date="2026-07-20T11:01:00Z" w16du:dateUtc="2026-07-20T10:01:00Z"/>
          <w:rFonts w:ascii="Times New Roman" w:hAnsi="Times New Roman" w:cs="Times New Roman"/>
          <w:kern w:val="0"/>
          <w:lang w:eastAsia="en-GB"/>
          <w14:ligatures w14:val="none"/>
        </w:rPr>
      </w:pPr>
      <w:del w:id="964" w:author="Adam Beatty" w:date="2026-07-20T11:01:00Z" w16du:dateUtc="2026-07-20T10:01:00Z">
        <w:r w:rsidRPr="00FF3615" w:rsidDel="00D5208F">
          <w:rPr>
            <w:rFonts w:ascii="Times New Roman" w:hAnsi="Times New Roman" w:cs="Times New Roman"/>
            <w:kern w:val="0"/>
            <w:lang w:eastAsia="en-GB"/>
            <w14:ligatures w14:val="none"/>
          </w:rPr>
          <w:delText>Professional military education must therefore incorporate autonomous systems, human-machine teaming and counter-UxS operations throughout career progression</w:delText>
        </w:r>
      </w:del>
    </w:p>
    <w:bookmarkEnd w:id="921"/>
    <w:p w14:paraId="45CADE37" w14:textId="77BE0222" w:rsidR="005B2D72" w:rsidRPr="00FF3615" w:rsidDel="00D5208F" w:rsidRDefault="005B2D72" w:rsidP="005B2D72">
      <w:pPr>
        <w:spacing w:after="0" w:line="360" w:lineRule="auto"/>
        <w:jc w:val="both"/>
        <w:rPr>
          <w:del w:id="965" w:author="Adam Beatty" w:date="2026-07-20T11:01:00Z" w16du:dateUtc="2026-07-20T10:01:00Z"/>
          <w:rFonts w:ascii="Times New Roman" w:hAnsi="Times New Roman" w:cs="Times New Roman"/>
          <w:strike/>
          <w:kern w:val="0"/>
          <w:lang w:eastAsia="en-GB"/>
          <w14:ligatures w14:val="none"/>
          <w:rPrChange w:id="966" w:author="Adam Beatty" w:date="2026-07-20T11:40:00Z" w16du:dateUtc="2026-07-20T10:40:00Z">
            <w:rPr>
              <w:del w:id="967" w:author="Adam Beatty" w:date="2026-07-20T11:01:00Z" w16du:dateUtc="2026-07-20T10:01:00Z"/>
              <w:rFonts w:ascii="Times New Roman" w:hAnsi="Times New Roman" w:cs="Times New Roman"/>
              <w:kern w:val="0"/>
              <w:lang w:eastAsia="en-GB"/>
              <w14:ligatures w14:val="none"/>
            </w:rPr>
          </w:rPrChange>
        </w:rPr>
      </w:pPr>
      <w:del w:id="968" w:author="Adam Beatty" w:date="2026-07-20T11:01:00Z" w16du:dateUtc="2026-07-20T10:01:00Z">
        <w:r w:rsidRPr="00FF3615" w:rsidDel="00D5208F">
          <w:rPr>
            <w:rFonts w:ascii="Times New Roman" w:hAnsi="Times New Roman" w:cs="Times New Roman"/>
            <w:strike/>
            <w:kern w:val="0"/>
            <w:lang w:eastAsia="en-GB"/>
            <w14:ligatures w14:val="none"/>
            <w:rPrChange w:id="969" w:author="Adam Beatty" w:date="2026-07-20T11:40:00Z" w16du:dateUtc="2026-07-20T10:40:00Z">
              <w:rPr>
                <w:rFonts w:ascii="Times New Roman" w:hAnsi="Times New Roman" w:cs="Times New Roman"/>
                <w:kern w:val="0"/>
                <w:lang w:eastAsia="en-GB"/>
                <w14:ligatures w14:val="none"/>
              </w:rPr>
            </w:rPrChange>
          </w:rPr>
          <w:delText>Institutionalising UxS requires adapting Defence Forces structures, procurement, training and career pathways to support their long-term integration. Professional military education must also embed UxS and human-machine teaming across all levels to make these capabilities a core part of future operations.</w:delText>
        </w:r>
      </w:del>
    </w:p>
    <w:p w14:paraId="12BBCCCF" w14:textId="4F64B94D" w:rsidR="005B2D72" w:rsidRPr="00FF3615" w:rsidDel="00D5208F" w:rsidRDefault="005B2D72" w:rsidP="005B2D72">
      <w:pPr>
        <w:spacing w:after="0" w:line="360" w:lineRule="auto"/>
        <w:jc w:val="both"/>
        <w:rPr>
          <w:del w:id="970" w:author="Adam Beatty" w:date="2026-07-20T11:01:00Z" w16du:dateUtc="2026-07-20T10:01:00Z"/>
          <w:rFonts w:ascii="Times New Roman" w:hAnsi="Times New Roman" w:cs="Times New Roman"/>
          <w:b/>
          <w:bCs/>
          <w:kern w:val="0"/>
          <w:lang w:eastAsia="en-GB"/>
          <w14:ligatures w14:val="none"/>
        </w:rPr>
      </w:pPr>
    </w:p>
    <w:p w14:paraId="49ACD918" w14:textId="4EB70EF4" w:rsidR="005B2D72" w:rsidRPr="00FF3615" w:rsidDel="00D5208F" w:rsidRDefault="005B2D72" w:rsidP="005B2D72">
      <w:pPr>
        <w:pStyle w:val="ListParagraph"/>
        <w:numPr>
          <w:ilvl w:val="0"/>
          <w:numId w:val="8"/>
        </w:numPr>
        <w:spacing w:after="0" w:line="360" w:lineRule="auto"/>
        <w:ind w:left="0" w:firstLine="0"/>
        <w:jc w:val="both"/>
        <w:rPr>
          <w:del w:id="971" w:author="Adam Beatty" w:date="2026-07-20T11:01:00Z" w16du:dateUtc="2026-07-20T10:01:00Z"/>
          <w:rFonts w:ascii="Times New Roman" w:hAnsi="Times New Roman" w:cs="Times New Roman"/>
          <w:b/>
          <w:bCs/>
          <w:kern w:val="0"/>
          <w:lang w:eastAsia="en-GB"/>
          <w14:ligatures w14:val="none"/>
        </w:rPr>
      </w:pPr>
      <w:bookmarkStart w:id="972" w:name="_Hlk235300244"/>
      <w:del w:id="973" w:author="Adam Beatty" w:date="2026-07-20T11:01:00Z" w16du:dateUtc="2026-07-20T10:01:00Z">
        <w:r w:rsidRPr="00FF3615" w:rsidDel="00D5208F">
          <w:rPr>
            <w:rFonts w:ascii="Times New Roman" w:hAnsi="Times New Roman" w:cs="Times New Roman"/>
            <w:b/>
            <w:bCs/>
            <w:kern w:val="0"/>
            <w:lang w:eastAsia="en-GB"/>
            <w14:ligatures w14:val="none"/>
          </w:rPr>
          <w:delText>Virtuous Cycles of Wargaming</w:delText>
        </w:r>
      </w:del>
    </w:p>
    <w:p w14:paraId="07115AE5" w14:textId="3447A22C" w:rsidR="005B2D72" w:rsidRPr="00FF3615" w:rsidDel="00D5208F" w:rsidRDefault="005B2D72" w:rsidP="005B2D72">
      <w:pPr>
        <w:spacing w:after="0" w:line="360" w:lineRule="auto"/>
        <w:jc w:val="both"/>
        <w:rPr>
          <w:del w:id="974" w:author="Adam Beatty" w:date="2026-07-20T11:01:00Z" w16du:dateUtc="2026-07-20T10:01:00Z"/>
          <w:rFonts w:ascii="Times New Roman" w:hAnsi="Times New Roman" w:cs="Times New Roman"/>
          <w:kern w:val="0"/>
          <w:lang w:eastAsia="en-GB"/>
          <w14:ligatures w14:val="none"/>
        </w:rPr>
      </w:pPr>
      <w:del w:id="975" w:author="Adam Beatty" w:date="2026-07-20T11:01:00Z" w16du:dateUtc="2026-07-20T10:01:00Z">
        <w:r w:rsidRPr="00FF3615" w:rsidDel="00D5208F">
          <w:rPr>
            <w:rFonts w:ascii="Times New Roman" w:hAnsi="Times New Roman" w:cs="Times New Roman"/>
            <w:kern w:val="0"/>
            <w:lang w:eastAsia="en-GB"/>
            <w14:ligatures w14:val="none"/>
          </w:rPr>
          <w:delText>The decisive stage in transforming a tactical concept into credible policy is experimentation through wargaming</w:delText>
        </w:r>
        <w:r w:rsidRPr="00FF3615" w:rsidDel="00D5208F">
          <w:rPr>
            <w:rStyle w:val="FootnoteReference"/>
            <w:rFonts w:ascii="Times New Roman" w:hAnsi="Times New Roman" w:cs="Times New Roman"/>
            <w:kern w:val="0"/>
            <w:lang w:eastAsia="en-GB"/>
            <w14:ligatures w14:val="none"/>
          </w:rPr>
          <w:footnoteReference w:id="91"/>
        </w:r>
        <w:r w:rsidRPr="00FF3615" w:rsidDel="00D5208F">
          <w:rPr>
            <w:rFonts w:ascii="Times New Roman" w:hAnsi="Times New Roman" w:cs="Times New Roman"/>
            <w:kern w:val="0"/>
            <w:lang w:eastAsia="en-GB"/>
            <w14:ligatures w14:val="none"/>
          </w:rPr>
          <w:delText>, training, exercising and evaluation. Wargaming allows commanders to explore how UxS enabled light infantry denial operations</w:delText>
        </w:r>
      </w:del>
      <w:del w:id="985" w:author="Adam Beatty" w:date="2026-07-19T15:06:00Z" w16du:dateUtc="2026-07-19T14:06:00Z">
        <w:r w:rsidRPr="00FF3615" w:rsidDel="007B3460">
          <w:rPr>
            <w:rStyle w:val="FootnoteReference"/>
            <w:rFonts w:ascii="Times New Roman" w:hAnsi="Times New Roman" w:cs="Times New Roman"/>
            <w:kern w:val="0"/>
            <w:lang w:eastAsia="en-GB"/>
            <w14:ligatures w14:val="none"/>
          </w:rPr>
          <w:footnoteReference w:id="92"/>
        </w:r>
      </w:del>
      <w:del w:id="991" w:author="Adam Beatty" w:date="2026-07-20T11:01:00Z" w16du:dateUtc="2026-07-20T10:01:00Z">
        <w:r w:rsidRPr="00FF3615" w:rsidDel="00D5208F">
          <w:rPr>
            <w:rFonts w:ascii="Times New Roman" w:hAnsi="Times New Roman" w:cs="Times New Roman"/>
            <w:kern w:val="0"/>
            <w:lang w:eastAsia="en-GB"/>
            <w14:ligatures w14:val="none"/>
          </w:rPr>
          <w:delText xml:space="preserve"> could respond to </w:delText>
        </w:r>
      </w:del>
      <w:del w:id="992" w:author="Adam Beatty" w:date="2026-07-19T15:06:00Z" w16du:dateUtc="2026-07-19T14:06:00Z">
        <w:r w:rsidRPr="00FF3615" w:rsidDel="00817AA5">
          <w:rPr>
            <w:rFonts w:ascii="Times New Roman" w:hAnsi="Times New Roman" w:cs="Times New Roman"/>
            <w:kern w:val="0"/>
            <w:lang w:eastAsia="en-GB"/>
            <w14:ligatures w14:val="none"/>
          </w:rPr>
          <w:delText xml:space="preserve">likely </w:delText>
        </w:r>
      </w:del>
      <w:del w:id="993" w:author="Adam Beatty" w:date="2026-07-20T11:01:00Z" w16du:dateUtc="2026-07-20T10:01:00Z">
        <w:r w:rsidRPr="00FF3615" w:rsidDel="00D5208F">
          <w:rPr>
            <w:rFonts w:ascii="Times New Roman" w:hAnsi="Times New Roman" w:cs="Times New Roman"/>
            <w:kern w:val="0"/>
            <w:lang w:eastAsia="en-GB"/>
            <w14:ligatures w14:val="none"/>
          </w:rPr>
          <w:delText>threats against Irish territory or critical infrastructure.</w:delText>
        </w:r>
      </w:del>
    </w:p>
    <w:p w14:paraId="3FD8A941" w14:textId="3B2536B2" w:rsidR="005B2D72" w:rsidRPr="00FF3615" w:rsidDel="00D5208F" w:rsidRDefault="005B2D72" w:rsidP="005B2D72">
      <w:pPr>
        <w:pStyle w:val="ListParagraph"/>
        <w:spacing w:after="0" w:line="360" w:lineRule="auto"/>
        <w:ind w:left="1440"/>
        <w:jc w:val="both"/>
        <w:rPr>
          <w:del w:id="994" w:author="Adam Beatty" w:date="2026-07-20T11:01:00Z" w16du:dateUtc="2026-07-20T10:01:00Z"/>
          <w:rFonts w:ascii="Times New Roman" w:hAnsi="Times New Roman" w:cs="Times New Roman"/>
          <w:b/>
          <w:bCs/>
          <w:strike/>
          <w:kern w:val="0"/>
          <w:lang w:eastAsia="en-GB"/>
          <w14:ligatures w14:val="none"/>
          <w:rPrChange w:id="995" w:author="Adam Beatty" w:date="2026-07-20T11:40:00Z" w16du:dateUtc="2026-07-20T10:40:00Z">
            <w:rPr>
              <w:del w:id="996" w:author="Adam Beatty" w:date="2026-07-20T11:01:00Z" w16du:dateUtc="2026-07-20T10:01:00Z"/>
              <w:rFonts w:ascii="Times New Roman" w:hAnsi="Times New Roman" w:cs="Times New Roman"/>
              <w:b/>
              <w:bCs/>
              <w:kern w:val="0"/>
              <w:lang w:eastAsia="en-GB"/>
              <w14:ligatures w14:val="none"/>
            </w:rPr>
          </w:rPrChange>
        </w:rPr>
      </w:pPr>
    </w:p>
    <w:p w14:paraId="75E206F0" w14:textId="1EA95FBA" w:rsidR="005B2D72" w:rsidRPr="00FF3615" w:rsidDel="00D5208F" w:rsidRDefault="005B2D72" w:rsidP="005B2D72">
      <w:pPr>
        <w:spacing w:after="0" w:line="360" w:lineRule="auto"/>
        <w:jc w:val="both"/>
        <w:rPr>
          <w:del w:id="997" w:author="Adam Beatty" w:date="2026-07-20T11:01:00Z" w16du:dateUtc="2026-07-20T10:01:00Z"/>
          <w:rFonts w:ascii="Times New Roman" w:hAnsi="Times New Roman" w:cs="Times New Roman"/>
          <w:kern w:val="0"/>
          <w:lang w:eastAsia="en-GB"/>
          <w14:ligatures w14:val="none"/>
        </w:rPr>
      </w:pPr>
      <w:commentRangeStart w:id="998"/>
      <w:del w:id="999" w:author="Adam Beatty" w:date="2026-07-20T11:01:00Z" w16du:dateUtc="2026-07-20T10:01:00Z">
        <w:r w:rsidRPr="00FF3615" w:rsidDel="00D5208F">
          <w:rPr>
            <w:rFonts w:ascii="Times New Roman" w:hAnsi="Times New Roman" w:cs="Times New Roman"/>
            <w:strike/>
            <w:kern w:val="0"/>
            <w:lang w:eastAsia="en-GB"/>
            <w14:ligatures w14:val="none"/>
            <w:rPrChange w:id="1000" w:author="Adam Beatty" w:date="2026-07-20T11:40:00Z" w16du:dateUtc="2026-07-20T10:40:00Z">
              <w:rPr>
                <w:rFonts w:ascii="Times New Roman" w:hAnsi="Times New Roman" w:cs="Times New Roman"/>
                <w:kern w:val="0"/>
                <w:lang w:eastAsia="en-GB"/>
                <w14:ligatures w14:val="none"/>
              </w:rPr>
            </w:rPrChange>
          </w:rPr>
          <w:delText>New ideas acquire legitimacy through training and evaluation against realistic operational problems</w:delText>
        </w:r>
        <w:r w:rsidRPr="00FF3615" w:rsidDel="00D5208F">
          <w:rPr>
            <w:rStyle w:val="FootnoteReference"/>
            <w:rFonts w:ascii="Times New Roman" w:hAnsi="Times New Roman" w:cs="Times New Roman"/>
            <w:strike/>
            <w:kern w:val="0"/>
            <w:lang w:eastAsia="en-GB"/>
            <w14:ligatures w14:val="none"/>
            <w:rPrChange w:id="1001" w:author="Adam Beatty" w:date="2026-07-20T11:40:00Z" w16du:dateUtc="2026-07-20T10:40:00Z">
              <w:rPr>
                <w:rStyle w:val="FootnoteReference"/>
                <w:rFonts w:ascii="Times New Roman" w:hAnsi="Times New Roman" w:cs="Times New Roman"/>
                <w:kern w:val="0"/>
                <w:lang w:eastAsia="en-GB"/>
                <w14:ligatures w14:val="none"/>
              </w:rPr>
            </w:rPrChange>
          </w:rPr>
          <w:footnoteReference w:id="93"/>
        </w:r>
        <w:r w:rsidRPr="00FF3615" w:rsidDel="00D5208F">
          <w:rPr>
            <w:rFonts w:ascii="Times New Roman" w:hAnsi="Times New Roman" w:cs="Times New Roman"/>
            <w:strike/>
            <w:kern w:val="0"/>
            <w:lang w:eastAsia="en-GB"/>
            <w14:ligatures w14:val="none"/>
            <w:rPrChange w:id="1007" w:author="Adam Beatty" w:date="2026-07-20T11:40:00Z" w16du:dateUtc="2026-07-20T10:40:00Z">
              <w:rPr>
                <w:rFonts w:ascii="Times New Roman" w:hAnsi="Times New Roman" w:cs="Times New Roman"/>
                <w:kern w:val="0"/>
                <w:lang w:eastAsia="en-GB"/>
                <w14:ligatures w14:val="none"/>
              </w:rPr>
            </w:rPrChange>
          </w:rPr>
          <w:delText>.</w:delText>
        </w:r>
        <w:r w:rsidRPr="00FF3615" w:rsidDel="00D5208F">
          <w:rPr>
            <w:rFonts w:ascii="Times New Roman" w:hAnsi="Times New Roman" w:cs="Times New Roman"/>
            <w:kern w:val="0"/>
            <w:lang w:eastAsia="en-GB"/>
            <w14:ligatures w14:val="none"/>
          </w:rPr>
          <w:delText xml:space="preserve"> </w:delText>
        </w:r>
        <w:commentRangeEnd w:id="998"/>
        <w:r w:rsidR="00E2248B" w:rsidRPr="00FF3615" w:rsidDel="00D5208F">
          <w:rPr>
            <w:rStyle w:val="CommentReference"/>
            <w:rFonts w:ascii="Times New Roman" w:hAnsi="Times New Roman" w:cs="Times New Roman"/>
            <w:strike/>
            <w:kern w:val="0"/>
            <w:sz w:val="24"/>
            <w:szCs w:val="24"/>
            <w:lang w:eastAsia="en-GB"/>
            <w14:ligatures w14:val="none"/>
            <w:rPrChange w:id="1008" w:author="Adam Beatty" w:date="2026-07-20T11:40:00Z" w16du:dateUtc="2026-07-20T10:40:00Z">
              <w:rPr>
                <w:rStyle w:val="CommentReference"/>
                <w:rFonts w:ascii="Times New Roman" w:hAnsi="Times New Roman" w:cs="Times New Roman"/>
                <w:kern w:val="0"/>
                <w:sz w:val="24"/>
                <w:szCs w:val="24"/>
                <w:lang w:eastAsia="en-GB"/>
                <w14:ligatures w14:val="none"/>
              </w:rPr>
            </w:rPrChange>
          </w:rPr>
          <w:commentReference w:id="998"/>
        </w:r>
        <w:commentRangeStart w:id="1009"/>
        <w:r w:rsidRPr="00FF3615" w:rsidDel="00D5208F">
          <w:rPr>
            <w:rFonts w:ascii="Times New Roman" w:hAnsi="Times New Roman" w:cs="Times New Roman"/>
            <w:strike/>
            <w:kern w:val="0"/>
            <w:lang w:eastAsia="en-GB"/>
            <w14:ligatures w14:val="none"/>
            <w:rPrChange w:id="1010" w:author="Adam Beatty" w:date="2026-07-20T11:40:00Z" w16du:dateUtc="2026-07-20T10:40:00Z">
              <w:rPr>
                <w:rFonts w:ascii="Times New Roman" w:hAnsi="Times New Roman" w:cs="Times New Roman"/>
                <w:kern w:val="0"/>
                <w:lang w:eastAsia="en-GB"/>
                <w14:ligatures w14:val="none"/>
              </w:rPr>
            </w:rPrChange>
          </w:rPr>
          <w:delText>As tactics become standardised and personnel gain operational confidence, UxS integration transitions from innovation to normal military practice</w:delText>
        </w:r>
        <w:r w:rsidRPr="00FF3615" w:rsidDel="00D5208F">
          <w:rPr>
            <w:rStyle w:val="FootnoteReference"/>
            <w:rFonts w:ascii="Times New Roman" w:hAnsi="Times New Roman" w:cs="Times New Roman"/>
            <w:strike/>
            <w:kern w:val="0"/>
            <w:lang w:eastAsia="en-GB"/>
            <w14:ligatures w14:val="none"/>
            <w:rPrChange w:id="1011" w:author="Adam Beatty" w:date="2026-07-20T11:40:00Z" w16du:dateUtc="2026-07-20T10:40:00Z">
              <w:rPr>
                <w:rStyle w:val="FootnoteReference"/>
                <w:rFonts w:ascii="Times New Roman" w:hAnsi="Times New Roman" w:cs="Times New Roman"/>
                <w:kern w:val="0"/>
                <w:lang w:eastAsia="en-GB"/>
                <w14:ligatures w14:val="none"/>
              </w:rPr>
            </w:rPrChange>
          </w:rPr>
          <w:footnoteReference w:id="94"/>
        </w:r>
        <w:r w:rsidRPr="00FF3615" w:rsidDel="00D5208F">
          <w:rPr>
            <w:rFonts w:ascii="Times New Roman" w:hAnsi="Times New Roman" w:cs="Times New Roman"/>
            <w:strike/>
            <w:kern w:val="0"/>
            <w:lang w:eastAsia="en-GB"/>
            <w14:ligatures w14:val="none"/>
            <w:rPrChange w:id="1017" w:author="Adam Beatty" w:date="2026-07-20T11:40:00Z" w16du:dateUtc="2026-07-20T10:40:00Z">
              <w:rPr>
                <w:rFonts w:ascii="Times New Roman" w:hAnsi="Times New Roman" w:cs="Times New Roman"/>
                <w:kern w:val="0"/>
                <w:lang w:eastAsia="en-GB"/>
                <w14:ligatures w14:val="none"/>
              </w:rPr>
            </w:rPrChange>
          </w:rPr>
          <w:delText>.</w:delText>
        </w:r>
        <w:r w:rsidRPr="00FF3615" w:rsidDel="00D5208F">
          <w:rPr>
            <w:rFonts w:ascii="Times New Roman" w:hAnsi="Times New Roman" w:cs="Times New Roman"/>
            <w:kern w:val="0"/>
            <w:lang w:eastAsia="en-GB"/>
            <w14:ligatures w14:val="none"/>
          </w:rPr>
          <w:delText xml:space="preserve"> </w:delText>
        </w:r>
        <w:commentRangeEnd w:id="1009"/>
        <w:r w:rsidR="00261A57" w:rsidRPr="00FF3615" w:rsidDel="00D5208F">
          <w:rPr>
            <w:rStyle w:val="CommentReference"/>
            <w:rFonts w:ascii="Times New Roman" w:hAnsi="Times New Roman" w:cs="Times New Roman"/>
            <w:kern w:val="0"/>
            <w:sz w:val="24"/>
            <w:szCs w:val="24"/>
            <w:lang w:eastAsia="en-GB"/>
            <w14:ligatures w14:val="none"/>
          </w:rPr>
          <w:commentReference w:id="1009"/>
        </w:r>
        <w:commentRangeStart w:id="1018"/>
        <w:r w:rsidRPr="00FF3615" w:rsidDel="00D5208F">
          <w:rPr>
            <w:rFonts w:ascii="Times New Roman" w:hAnsi="Times New Roman" w:cs="Times New Roman"/>
            <w:kern w:val="0"/>
            <w:lang w:eastAsia="en-GB"/>
            <w14:ligatures w14:val="none"/>
          </w:rPr>
          <w:delText xml:space="preserve">Importantly, this iterative process provides political leaders with demonstrable evidence that investment in </w:delText>
        </w:r>
      </w:del>
      <w:del w:id="1019" w:author="Adam Beatty" w:date="2026-07-19T17:05:00Z" w16du:dateUtc="2026-07-19T16:05:00Z">
        <w:r w:rsidRPr="00FF3615" w:rsidDel="00D94F7F">
          <w:rPr>
            <w:rFonts w:ascii="Times New Roman" w:hAnsi="Times New Roman" w:cs="Times New Roman"/>
            <w:kern w:val="0"/>
            <w:lang w:eastAsia="en-GB"/>
            <w14:ligatures w14:val="none"/>
          </w:rPr>
          <w:delText>autonomous syste</w:delText>
        </w:r>
      </w:del>
      <w:del w:id="1020" w:author="Adam Beatty" w:date="2026-07-19T17:08:00Z" w16du:dateUtc="2026-07-19T16:08:00Z">
        <w:r w:rsidRPr="00FF3615" w:rsidDel="00655357">
          <w:rPr>
            <w:rFonts w:ascii="Times New Roman" w:hAnsi="Times New Roman" w:cs="Times New Roman"/>
            <w:kern w:val="0"/>
            <w:lang w:eastAsia="en-GB"/>
            <w14:ligatures w14:val="none"/>
          </w:rPr>
          <w:delText>ms</w:delText>
        </w:r>
      </w:del>
      <w:del w:id="1021" w:author="Adam Beatty" w:date="2026-07-20T11:01:00Z" w16du:dateUtc="2026-07-20T10:01:00Z">
        <w:r w:rsidRPr="00FF3615" w:rsidDel="00D5208F">
          <w:rPr>
            <w:rFonts w:ascii="Times New Roman" w:hAnsi="Times New Roman" w:cs="Times New Roman"/>
            <w:kern w:val="0"/>
            <w:lang w:eastAsia="en-GB"/>
            <w14:ligatures w14:val="none"/>
          </w:rPr>
          <w:delText xml:space="preserve"> generates measurable improvements in operational effectiveness</w:delText>
        </w:r>
        <w:commentRangeEnd w:id="1018"/>
        <w:r w:rsidR="00CC14EB" w:rsidRPr="00FF3615" w:rsidDel="00D5208F">
          <w:rPr>
            <w:rStyle w:val="CommentReference"/>
            <w:rFonts w:ascii="Times New Roman" w:hAnsi="Times New Roman" w:cs="Times New Roman"/>
            <w:kern w:val="0"/>
            <w:sz w:val="24"/>
            <w:szCs w:val="24"/>
            <w:vertAlign w:val="superscript"/>
            <w:lang w:eastAsia="en-GB"/>
            <w14:ligatures w14:val="none"/>
          </w:rPr>
          <w:commentReference w:id="1018"/>
        </w:r>
      </w:del>
      <w:del w:id="1022" w:author="Adam Beatty" w:date="2026-07-19T17:08:00Z" w16du:dateUtc="2026-07-19T16:08:00Z">
        <w:r w:rsidRPr="00FF3615" w:rsidDel="007A3E2D">
          <w:rPr>
            <w:rStyle w:val="FootnoteReference"/>
            <w:rFonts w:ascii="Times New Roman" w:hAnsi="Times New Roman" w:cs="Times New Roman"/>
            <w:kern w:val="0"/>
            <w:lang w:eastAsia="en-GB"/>
            <w14:ligatures w14:val="none"/>
          </w:rPr>
          <w:footnoteReference w:id="95"/>
        </w:r>
      </w:del>
      <w:del w:id="1032" w:author="Adam Beatty" w:date="2026-07-19T16:59:00Z" w16du:dateUtc="2026-07-19T15:59:00Z">
        <w:r w:rsidRPr="00FF3615" w:rsidDel="00527C94">
          <w:rPr>
            <w:rFonts w:ascii="Times New Roman" w:hAnsi="Times New Roman" w:cs="Times New Roman"/>
            <w:kern w:val="0"/>
            <w:lang w:eastAsia="en-GB"/>
            <w14:ligatures w14:val="none"/>
          </w:rPr>
          <w:delText>.</w:delText>
        </w:r>
      </w:del>
      <w:del w:id="1033" w:author="Adam Beatty" w:date="2026-07-20T11:01:00Z" w16du:dateUtc="2026-07-20T10:01:00Z">
        <w:r w:rsidRPr="00FF3615" w:rsidDel="00D5208F">
          <w:rPr>
            <w:rFonts w:ascii="Times New Roman" w:hAnsi="Times New Roman" w:cs="Times New Roman"/>
            <w:rPrChange w:id="1034" w:author="Adam Beatty" w:date="2026-07-20T11:40:00Z" w16du:dateUtc="2026-07-20T10:40:00Z">
              <w:rPr/>
            </w:rPrChange>
          </w:rPr>
          <w:delText xml:space="preserve"> </w:delText>
        </w:r>
        <w:commentRangeStart w:id="1035"/>
        <w:r w:rsidRPr="00FF3615" w:rsidDel="00D5208F">
          <w:rPr>
            <w:rFonts w:ascii="Times New Roman" w:hAnsi="Times New Roman" w:cs="Times New Roman"/>
            <w:kern w:val="0"/>
            <w:lang w:eastAsia="en-GB"/>
            <w14:ligatures w14:val="none"/>
          </w:rPr>
          <w:delText xml:space="preserve">Rather than relying upon </w:delText>
        </w:r>
      </w:del>
      <w:del w:id="1036" w:author="Adam Beatty" w:date="2026-07-19T17:01:00Z" w16du:dateUtc="2026-07-19T16:01:00Z">
        <w:r w:rsidRPr="00FF3615" w:rsidDel="00257F4F">
          <w:rPr>
            <w:rFonts w:ascii="Times New Roman" w:hAnsi="Times New Roman" w:cs="Times New Roman"/>
            <w:kern w:val="0"/>
            <w:lang w:eastAsia="en-GB"/>
            <w14:ligatures w14:val="none"/>
          </w:rPr>
          <w:delText>theoretical arguments</w:delText>
        </w:r>
      </w:del>
      <w:del w:id="1037" w:author="Adam Beatty" w:date="2026-07-20T11:01:00Z" w16du:dateUtc="2026-07-20T10:01:00Z">
        <w:r w:rsidRPr="00FF3615" w:rsidDel="00D5208F">
          <w:rPr>
            <w:rFonts w:ascii="Times New Roman" w:hAnsi="Times New Roman" w:cs="Times New Roman"/>
            <w:kern w:val="0"/>
            <w:lang w:eastAsia="en-GB"/>
            <w14:ligatures w14:val="none"/>
          </w:rPr>
          <w:delText xml:space="preserve">, Defence can point to validated concepts, tested doctrine and exercised capability </w:delText>
        </w:r>
      </w:del>
      <w:del w:id="1038" w:author="Adam Beatty" w:date="2026-07-19T17:09:00Z" w16du:dateUtc="2026-07-19T16:09:00Z">
        <w:r w:rsidRPr="00FF3615" w:rsidDel="00F26B0D">
          <w:rPr>
            <w:rFonts w:ascii="Times New Roman" w:hAnsi="Times New Roman" w:cs="Times New Roman"/>
            <w:kern w:val="0"/>
            <w:lang w:eastAsia="en-GB"/>
            <w14:ligatures w14:val="none"/>
          </w:rPr>
          <w:delText>as justification for</w:delText>
        </w:r>
      </w:del>
      <w:del w:id="1039" w:author="Adam Beatty" w:date="2026-07-20T11:01:00Z" w16du:dateUtc="2026-07-20T10:01:00Z">
        <w:r w:rsidRPr="00FF3615" w:rsidDel="00D5208F">
          <w:rPr>
            <w:rFonts w:ascii="Times New Roman" w:hAnsi="Times New Roman" w:cs="Times New Roman"/>
            <w:kern w:val="0"/>
            <w:lang w:eastAsia="en-GB"/>
            <w14:ligatures w14:val="none"/>
          </w:rPr>
          <w:delText xml:space="preserve"> continued investment.</w:delText>
        </w:r>
        <w:commentRangeEnd w:id="1035"/>
        <w:r w:rsidR="00620142" w:rsidRPr="00FF3615" w:rsidDel="00D5208F">
          <w:rPr>
            <w:rStyle w:val="CommentReference"/>
            <w:rFonts w:ascii="Times New Roman" w:hAnsi="Times New Roman" w:cs="Times New Roman"/>
            <w:kern w:val="0"/>
            <w:sz w:val="24"/>
            <w:szCs w:val="24"/>
            <w:lang w:eastAsia="en-GB"/>
            <w14:ligatures w14:val="none"/>
          </w:rPr>
          <w:commentReference w:id="1035"/>
        </w:r>
      </w:del>
    </w:p>
    <w:p w14:paraId="7B312DB4" w14:textId="1C8FE59D" w:rsidR="005B2D72" w:rsidRPr="00FF3615" w:rsidDel="00D5208F" w:rsidRDefault="005B2D72" w:rsidP="005B2D72">
      <w:pPr>
        <w:spacing w:after="0" w:line="360" w:lineRule="auto"/>
        <w:jc w:val="both"/>
        <w:rPr>
          <w:del w:id="1040" w:author="Adam Beatty" w:date="2026-07-20T11:01:00Z" w16du:dateUtc="2026-07-20T10:01:00Z"/>
          <w:rFonts w:ascii="Times New Roman" w:hAnsi="Times New Roman" w:cs="Times New Roman"/>
          <w:kern w:val="0"/>
          <w:lang w:eastAsia="en-GB"/>
          <w14:ligatures w14:val="none"/>
        </w:rPr>
      </w:pPr>
      <w:commentRangeStart w:id="1041"/>
      <w:del w:id="1042" w:author="Adam Beatty" w:date="2026-07-19T17:15:00Z" w16du:dateUtc="2026-07-19T16:15:00Z">
        <w:r w:rsidRPr="00FF3615" w:rsidDel="001A6452">
          <w:rPr>
            <w:rFonts w:ascii="Times New Roman" w:hAnsi="Times New Roman" w:cs="Times New Roman"/>
            <w:kern w:val="0"/>
            <w:lang w:eastAsia="en-GB"/>
            <w14:ligatures w14:val="none"/>
          </w:rPr>
          <w:delText>Lessons identified during experimentation</w:delText>
        </w:r>
      </w:del>
      <w:del w:id="1043" w:author="Adam Beatty" w:date="2026-07-20T11:01:00Z" w16du:dateUtc="2026-07-20T10:01:00Z">
        <w:r w:rsidRPr="00FF3615" w:rsidDel="00D5208F">
          <w:rPr>
            <w:rFonts w:ascii="Times New Roman" w:hAnsi="Times New Roman" w:cs="Times New Roman"/>
            <w:kern w:val="0"/>
            <w:lang w:eastAsia="en-GB"/>
            <w14:ligatures w14:val="none"/>
          </w:rPr>
          <w:delText xml:space="preserve"> must directly inform doctrinal refinement, force structure and procurement decisions</w:delText>
        </w:r>
        <w:r w:rsidRPr="00FF3615" w:rsidDel="00D5208F">
          <w:rPr>
            <w:rStyle w:val="FootnoteReference"/>
            <w:rFonts w:ascii="Times New Roman" w:hAnsi="Times New Roman" w:cs="Times New Roman"/>
            <w:kern w:val="0"/>
            <w:lang w:eastAsia="en-GB"/>
            <w14:ligatures w14:val="none"/>
          </w:rPr>
          <w:footnoteReference w:id="96"/>
        </w:r>
        <w:r w:rsidRPr="00FF3615" w:rsidDel="00D5208F">
          <w:rPr>
            <w:rFonts w:ascii="Times New Roman" w:hAnsi="Times New Roman" w:cs="Times New Roman"/>
            <w:kern w:val="0"/>
            <w:lang w:eastAsia="en-GB"/>
            <w14:ligatures w14:val="none"/>
          </w:rPr>
          <w:delText>.</w:delText>
        </w:r>
        <w:r w:rsidRPr="00FF3615" w:rsidDel="00D5208F">
          <w:rPr>
            <w:rFonts w:ascii="Times New Roman" w:hAnsi="Times New Roman" w:cs="Times New Roman"/>
            <w:rPrChange w:id="1053" w:author="Adam Beatty" w:date="2026-07-20T11:40:00Z" w16du:dateUtc="2026-07-20T10:40:00Z">
              <w:rPr/>
            </w:rPrChange>
          </w:rPr>
          <w:delText xml:space="preserve"> </w:delText>
        </w:r>
        <w:commentRangeEnd w:id="1041"/>
        <w:r w:rsidR="007A26C5" w:rsidRPr="00FF3615" w:rsidDel="00D5208F">
          <w:rPr>
            <w:rStyle w:val="CommentReference"/>
            <w:rFonts w:ascii="Times New Roman" w:hAnsi="Times New Roman" w:cs="Times New Roman"/>
            <w:kern w:val="0"/>
            <w:sz w:val="24"/>
            <w:szCs w:val="24"/>
            <w:lang w:eastAsia="en-GB"/>
            <w14:ligatures w14:val="none"/>
          </w:rPr>
          <w:commentReference w:id="1041"/>
        </w:r>
        <w:r w:rsidRPr="00FF3615" w:rsidDel="00D5208F">
          <w:rPr>
            <w:rFonts w:ascii="Times New Roman" w:hAnsi="Times New Roman" w:cs="Times New Roman"/>
            <w:kern w:val="0"/>
            <w:lang w:eastAsia="en-GB"/>
            <w14:ligatures w14:val="none"/>
          </w:rPr>
          <w:delText xml:space="preserve">The insights provided from these processes </w:delText>
        </w:r>
      </w:del>
      <w:del w:id="1054" w:author="Adam Beatty" w:date="2026-07-19T17:27:00Z" w16du:dateUtc="2026-07-19T16:27:00Z">
        <w:r w:rsidRPr="00FF3615" w:rsidDel="00522F9C">
          <w:rPr>
            <w:rFonts w:ascii="Times New Roman" w:hAnsi="Times New Roman" w:cs="Times New Roman"/>
            <w:kern w:val="0"/>
            <w:lang w:eastAsia="en-GB"/>
            <w14:ligatures w14:val="none"/>
          </w:rPr>
          <w:delText xml:space="preserve">should </w:delText>
        </w:r>
      </w:del>
      <w:del w:id="1055" w:author="Adam Beatty" w:date="2026-07-20T11:01:00Z" w16du:dateUtc="2026-07-20T10:01:00Z">
        <w:r w:rsidRPr="00FF3615" w:rsidDel="00D5208F">
          <w:rPr>
            <w:rFonts w:ascii="Times New Roman" w:hAnsi="Times New Roman" w:cs="Times New Roman"/>
            <w:kern w:val="0"/>
            <w:lang w:eastAsia="en-GB"/>
            <w14:ligatures w14:val="none"/>
          </w:rPr>
          <w:delText xml:space="preserve">inform progressively more demanding field exercises where </w:delText>
        </w:r>
      </w:del>
      <w:del w:id="1056" w:author="Adam Beatty" w:date="2026-07-19T17:21:00Z" w16du:dateUtc="2026-07-19T16:21:00Z">
        <w:r w:rsidRPr="00FF3615" w:rsidDel="00D76E82">
          <w:rPr>
            <w:rFonts w:ascii="Times New Roman" w:hAnsi="Times New Roman" w:cs="Times New Roman"/>
            <w:kern w:val="0"/>
            <w:lang w:eastAsia="en-GB"/>
            <w14:ligatures w14:val="none"/>
          </w:rPr>
          <w:delText>unmanned systems</w:delText>
        </w:r>
      </w:del>
      <w:del w:id="1057" w:author="Adam Beatty" w:date="2026-07-20T11:01:00Z" w16du:dateUtc="2026-07-20T10:01:00Z">
        <w:r w:rsidRPr="00FF3615" w:rsidDel="00D5208F">
          <w:rPr>
            <w:rFonts w:ascii="Times New Roman" w:hAnsi="Times New Roman" w:cs="Times New Roman"/>
            <w:kern w:val="0"/>
            <w:lang w:eastAsia="en-GB"/>
            <w14:ligatures w14:val="none"/>
          </w:rPr>
          <w:delText xml:space="preserve"> operate alongside conventional forces under realistic conditions.</w:delText>
        </w:r>
      </w:del>
    </w:p>
    <w:bookmarkEnd w:id="972"/>
    <w:p w14:paraId="28B350CC" w14:textId="5F8928E0" w:rsidR="005B2D72" w:rsidRPr="00FF3615" w:rsidDel="00D5208F" w:rsidRDefault="005B2D72" w:rsidP="005B2D72">
      <w:pPr>
        <w:spacing w:after="0" w:line="360" w:lineRule="auto"/>
        <w:jc w:val="both"/>
        <w:rPr>
          <w:del w:id="1058" w:author="Adam Beatty" w:date="2026-07-20T11:01:00Z" w16du:dateUtc="2026-07-20T10:01:00Z"/>
          <w:rFonts w:ascii="Times New Roman" w:hAnsi="Times New Roman" w:cs="Times New Roman"/>
          <w:strike/>
          <w:kern w:val="0"/>
          <w:lang w:eastAsia="en-GB"/>
          <w14:ligatures w14:val="none"/>
          <w:rPrChange w:id="1059" w:author="Adam Beatty" w:date="2026-07-20T11:40:00Z" w16du:dateUtc="2026-07-20T10:40:00Z">
            <w:rPr>
              <w:del w:id="1060" w:author="Adam Beatty" w:date="2026-07-20T11:01:00Z" w16du:dateUtc="2026-07-20T10:01:00Z"/>
              <w:rFonts w:ascii="Times New Roman" w:hAnsi="Times New Roman" w:cs="Times New Roman"/>
              <w:kern w:val="0"/>
              <w:lang w:eastAsia="en-GB"/>
              <w14:ligatures w14:val="none"/>
            </w:rPr>
          </w:rPrChange>
        </w:rPr>
      </w:pPr>
      <w:del w:id="1061" w:author="Adam Beatty" w:date="2026-07-20T11:01:00Z" w16du:dateUtc="2026-07-20T10:01:00Z">
        <w:r w:rsidRPr="00FF3615" w:rsidDel="00D5208F">
          <w:rPr>
            <w:rFonts w:ascii="Times New Roman" w:hAnsi="Times New Roman" w:cs="Times New Roman"/>
            <w:strike/>
            <w:kern w:val="0"/>
            <w:lang w:eastAsia="en-GB"/>
            <w14:ligatures w14:val="none"/>
            <w:rPrChange w:id="1062" w:author="Adam Beatty" w:date="2026-07-20T11:40:00Z" w16du:dateUtc="2026-07-20T10:40:00Z">
              <w:rPr>
                <w:rFonts w:ascii="Times New Roman" w:hAnsi="Times New Roman" w:cs="Times New Roman"/>
                <w:kern w:val="0"/>
                <w:lang w:eastAsia="en-GB"/>
                <w14:ligatures w14:val="none"/>
              </w:rPr>
            </w:rPrChange>
          </w:rPr>
          <w:delText>Wargaming, training and experimentation are essential to test, validate and refine the operational use of UxS. The lessons identified should inform doctrine, force structure and procurement, while providing evidence to support continued investment.</w:delText>
        </w:r>
      </w:del>
    </w:p>
    <w:p w14:paraId="022F6613" w14:textId="2BF20ABE" w:rsidR="005B2D72" w:rsidRPr="00FF3615" w:rsidDel="00D5208F" w:rsidRDefault="005B2D72" w:rsidP="005B2D72">
      <w:pPr>
        <w:spacing w:after="0" w:line="360" w:lineRule="auto"/>
        <w:jc w:val="both"/>
        <w:rPr>
          <w:del w:id="1063" w:author="Adam Beatty" w:date="2026-07-20T11:01:00Z" w16du:dateUtc="2026-07-20T10:01:00Z"/>
          <w:rFonts w:ascii="Times New Roman" w:hAnsi="Times New Roman" w:cs="Times New Roman"/>
          <w:kern w:val="0"/>
          <w:lang w:eastAsia="en-GB"/>
          <w14:ligatures w14:val="none"/>
        </w:rPr>
      </w:pPr>
    </w:p>
    <w:p w14:paraId="6F6B90B6" w14:textId="42C2FFBA" w:rsidR="005B2D72" w:rsidRPr="00FF3615" w:rsidDel="00D5208F" w:rsidRDefault="005B2D72" w:rsidP="005B2D72">
      <w:pPr>
        <w:pStyle w:val="ListParagraph"/>
        <w:numPr>
          <w:ilvl w:val="0"/>
          <w:numId w:val="8"/>
        </w:numPr>
        <w:tabs>
          <w:tab w:val="left" w:pos="567"/>
        </w:tabs>
        <w:spacing w:after="0" w:line="360" w:lineRule="auto"/>
        <w:ind w:left="0" w:firstLine="0"/>
        <w:jc w:val="both"/>
        <w:rPr>
          <w:del w:id="1064" w:author="Adam Beatty" w:date="2026-07-20T11:01:00Z" w16du:dateUtc="2026-07-20T10:01:00Z"/>
          <w:rFonts w:ascii="Times New Roman" w:hAnsi="Times New Roman" w:cs="Times New Roman"/>
          <w:b/>
          <w:bCs/>
          <w:kern w:val="0"/>
          <w:lang w:eastAsia="en-GB"/>
          <w14:ligatures w14:val="none"/>
        </w:rPr>
      </w:pPr>
      <w:bookmarkStart w:id="1065" w:name="_Hlk235301718"/>
      <w:del w:id="1066" w:author="Adam Beatty" w:date="2026-07-20T11:01:00Z" w16du:dateUtc="2026-07-20T10:01:00Z">
        <w:r w:rsidRPr="00FF3615" w:rsidDel="00D5208F">
          <w:rPr>
            <w:rFonts w:ascii="Times New Roman" w:hAnsi="Times New Roman" w:cs="Times New Roman"/>
            <w:b/>
            <w:bCs/>
            <w:kern w:val="0"/>
            <w:lang w:eastAsia="en-GB"/>
            <w14:ligatures w14:val="none"/>
          </w:rPr>
          <w:delText>Identification and iteration of enabling technologies</w:delText>
        </w:r>
      </w:del>
    </w:p>
    <w:p w14:paraId="0101AB9F" w14:textId="782F1021" w:rsidR="00E51238" w:rsidRPr="00FF3615" w:rsidDel="00573369" w:rsidRDefault="005B2D72">
      <w:pPr>
        <w:spacing w:after="0" w:line="360" w:lineRule="auto"/>
        <w:jc w:val="both"/>
        <w:rPr>
          <w:del w:id="1067" w:author="Adam Beatty" w:date="2026-07-19T21:37:00Z" w16du:dateUtc="2026-07-19T20:37:00Z"/>
          <w:rFonts w:ascii="Times New Roman" w:hAnsi="Times New Roman" w:cs="Times New Roman"/>
          <w:kern w:val="0"/>
          <w:lang w:eastAsia="en-GB"/>
          <w14:ligatures w14:val="none"/>
        </w:rPr>
      </w:pPr>
      <w:del w:id="1068" w:author="Adam Beatty" w:date="2026-07-19T20:10:00Z" w16du:dateUtc="2026-07-19T19:10:00Z">
        <w:r w:rsidRPr="00FF3615" w:rsidDel="00DD5B49">
          <w:rPr>
            <w:rFonts w:ascii="Times New Roman" w:hAnsi="Times New Roman" w:cs="Times New Roman"/>
            <w:kern w:val="0"/>
            <w:lang w:eastAsia="en-GB"/>
            <w14:ligatures w14:val="none"/>
          </w:rPr>
          <w:delText>Maintaining credibility also requires continuous technological adaptation</w:delText>
        </w:r>
        <w:r w:rsidRPr="00FF3615" w:rsidDel="00DD5B49">
          <w:rPr>
            <w:rStyle w:val="FootnoteReference"/>
            <w:rFonts w:ascii="Times New Roman" w:hAnsi="Times New Roman" w:cs="Times New Roman"/>
            <w:kern w:val="0"/>
            <w:lang w:eastAsia="en-GB"/>
            <w14:ligatures w14:val="none"/>
          </w:rPr>
          <w:footnoteReference w:id="97"/>
        </w:r>
        <w:r w:rsidRPr="00FF3615" w:rsidDel="00DD5B49">
          <w:rPr>
            <w:rFonts w:ascii="Times New Roman" w:hAnsi="Times New Roman" w:cs="Times New Roman"/>
            <w:kern w:val="0"/>
            <w:lang w:eastAsia="en-GB"/>
            <w14:ligatures w14:val="none"/>
          </w:rPr>
          <w:delText xml:space="preserve">. </w:delText>
        </w:r>
      </w:del>
      <w:del w:id="1074" w:author="Adam Beatty" w:date="2026-07-20T11:01:00Z" w16du:dateUtc="2026-07-20T10:01:00Z">
        <w:r w:rsidRPr="00FF3615" w:rsidDel="00D5208F">
          <w:rPr>
            <w:rFonts w:ascii="Times New Roman" w:hAnsi="Times New Roman" w:cs="Times New Roman"/>
            <w:kern w:val="0"/>
            <w:lang w:eastAsia="en-GB"/>
            <w14:ligatures w14:val="none"/>
          </w:rPr>
          <w:delText>One of the defining characteristics of contemporary uncrewed warfare is the exceptionally rapid pace of innovation</w:delText>
        </w:r>
        <w:r w:rsidRPr="00FF3615" w:rsidDel="00D5208F">
          <w:rPr>
            <w:rStyle w:val="FootnoteReference"/>
            <w:rFonts w:ascii="Times New Roman" w:hAnsi="Times New Roman" w:cs="Times New Roman"/>
            <w:kern w:val="0"/>
            <w:lang w:eastAsia="en-GB"/>
            <w14:ligatures w14:val="none"/>
          </w:rPr>
          <w:footnoteReference w:id="98"/>
        </w:r>
        <w:r w:rsidRPr="00FF3615" w:rsidDel="00D5208F">
          <w:rPr>
            <w:rFonts w:ascii="Times New Roman" w:hAnsi="Times New Roman" w:cs="Times New Roman"/>
            <w:kern w:val="0"/>
            <w:lang w:eastAsia="en-GB"/>
            <w14:ligatures w14:val="none"/>
          </w:rPr>
          <w:delText>. Ireland cannot therefore view UxS procurement as a once-off acquisition programme. Instead, defence planning must establish mechanisms for continual capability development through spiral acquisition and a modular open systems approach</w:delText>
        </w:r>
        <w:r w:rsidRPr="00FF3615" w:rsidDel="00D5208F">
          <w:rPr>
            <w:rStyle w:val="FootnoteReference"/>
            <w:rFonts w:ascii="Times New Roman" w:hAnsi="Times New Roman" w:cs="Times New Roman"/>
            <w:kern w:val="0"/>
            <w:lang w:eastAsia="en-GB"/>
            <w14:ligatures w14:val="none"/>
          </w:rPr>
          <w:footnoteReference w:id="99"/>
        </w:r>
        <w:r w:rsidRPr="00FF3615" w:rsidDel="00D5208F">
          <w:rPr>
            <w:rFonts w:ascii="Times New Roman" w:hAnsi="Times New Roman" w:cs="Times New Roman"/>
            <w:kern w:val="0"/>
            <w:lang w:eastAsia="en-GB"/>
            <w14:ligatures w14:val="none"/>
          </w:rPr>
          <w:delText xml:space="preserve"> to acquisition. Open systems allowing rapid integration of new sensors, communications and software will reduce obsolescence while enabling adaptation to emerging threats</w:delText>
        </w:r>
        <w:r w:rsidRPr="00FF3615" w:rsidDel="00D5208F">
          <w:rPr>
            <w:rStyle w:val="FootnoteReference"/>
            <w:rFonts w:ascii="Times New Roman" w:hAnsi="Times New Roman" w:cs="Times New Roman"/>
            <w:kern w:val="0"/>
            <w:lang w:eastAsia="en-GB"/>
            <w14:ligatures w14:val="none"/>
          </w:rPr>
          <w:footnoteReference w:id="100"/>
        </w:r>
        <w:r w:rsidRPr="00FF3615" w:rsidDel="00D5208F">
          <w:rPr>
            <w:rFonts w:ascii="Times New Roman" w:hAnsi="Times New Roman" w:cs="Times New Roman"/>
            <w:kern w:val="0"/>
            <w:lang w:eastAsia="en-GB"/>
            <w14:ligatures w14:val="none"/>
          </w:rPr>
          <w:delText>.</w:delText>
        </w:r>
      </w:del>
    </w:p>
    <w:p w14:paraId="442E1B24" w14:textId="2531D02B" w:rsidR="005B2D72" w:rsidRPr="00FF3615" w:rsidDel="00D5208F" w:rsidRDefault="005B2D72" w:rsidP="0080164A">
      <w:pPr>
        <w:spacing w:after="0" w:line="360" w:lineRule="auto"/>
        <w:jc w:val="both"/>
        <w:rPr>
          <w:del w:id="1087" w:author="Adam Beatty" w:date="2026-07-20T11:01:00Z" w16du:dateUtc="2026-07-20T10:01:00Z"/>
          <w:rFonts w:ascii="Times New Roman" w:hAnsi="Times New Roman" w:cs="Times New Roman"/>
          <w:kern w:val="0"/>
          <w:lang w:eastAsia="en-GB"/>
          <w14:ligatures w14:val="none"/>
        </w:rPr>
      </w:pPr>
      <w:del w:id="1088" w:author="Adam Beatty" w:date="2026-07-19T21:37:00Z" w16du:dateUtc="2026-07-19T20:37:00Z">
        <w:r w:rsidRPr="00FF3615" w:rsidDel="00573369">
          <w:rPr>
            <w:rFonts w:ascii="Times New Roman" w:hAnsi="Times New Roman" w:cs="Times New Roman"/>
            <w:kern w:val="0"/>
            <w:lang w:eastAsia="en-GB"/>
            <w14:ligatures w14:val="none"/>
          </w:rPr>
          <w:delText>Military drone technologies evolve within months rather than decades</w:delText>
        </w:r>
        <w:r w:rsidRPr="00FF3615" w:rsidDel="00573369">
          <w:rPr>
            <w:rStyle w:val="FootnoteReference"/>
            <w:rFonts w:ascii="Times New Roman" w:hAnsi="Times New Roman" w:cs="Times New Roman"/>
            <w:kern w:val="0"/>
            <w:lang w:eastAsia="en-GB"/>
            <w14:ligatures w14:val="none"/>
          </w:rPr>
          <w:footnoteReference w:id="101"/>
        </w:r>
        <w:r w:rsidRPr="00FF3615" w:rsidDel="00573369">
          <w:rPr>
            <w:rFonts w:ascii="Times New Roman" w:hAnsi="Times New Roman" w:cs="Times New Roman"/>
            <w:kern w:val="0"/>
            <w:lang w:eastAsia="en-GB"/>
            <w14:ligatures w14:val="none"/>
          </w:rPr>
          <w:delText>, while electronic warfare continuously drives adaptation in communications, autonomy and survivability.</w:delText>
        </w:r>
        <w:r w:rsidRPr="00FF3615" w:rsidDel="00573369">
          <w:rPr>
            <w:rFonts w:ascii="Times New Roman" w:hAnsi="Times New Roman" w:cs="Times New Roman"/>
            <w:rPrChange w:id="1098" w:author="Adam Beatty" w:date="2026-07-20T11:40:00Z" w16du:dateUtc="2026-07-20T10:40:00Z">
              <w:rPr/>
            </w:rPrChange>
          </w:rPr>
          <w:delText xml:space="preserve"> </w:delText>
        </w:r>
      </w:del>
      <w:del w:id="1099" w:author="Adam Beatty" w:date="2026-07-20T11:01:00Z" w16du:dateUtc="2026-07-20T10:01:00Z">
        <w:r w:rsidRPr="00FF3615" w:rsidDel="00D5208F">
          <w:rPr>
            <w:rFonts w:ascii="Times New Roman" w:hAnsi="Times New Roman" w:cs="Times New Roman"/>
            <w:kern w:val="0"/>
            <w:lang w:eastAsia="en-GB"/>
            <w14:ligatures w14:val="none"/>
          </w:rPr>
          <w:delText>Such an approach better reflects the innovation cycles of civilian technology industries and ensures that Defence Forces capabilities remain operationally relevant despite constrained budgets.</w:delText>
        </w:r>
      </w:del>
    </w:p>
    <w:bookmarkEnd w:id="1065"/>
    <w:p w14:paraId="37D415A3" w14:textId="779EBEAB" w:rsidR="005B2D72" w:rsidRPr="00FF3615" w:rsidDel="00D5208F" w:rsidRDefault="005B2D72" w:rsidP="005B2D72">
      <w:pPr>
        <w:spacing w:after="0" w:line="360" w:lineRule="auto"/>
        <w:jc w:val="both"/>
        <w:rPr>
          <w:del w:id="1100" w:author="Adam Beatty" w:date="2026-07-20T11:01:00Z" w16du:dateUtc="2026-07-20T10:01:00Z"/>
          <w:rFonts w:ascii="Times New Roman" w:hAnsi="Times New Roman" w:cs="Times New Roman"/>
          <w:kern w:val="0"/>
          <w:lang w:eastAsia="en-GB"/>
          <w14:ligatures w14:val="none"/>
        </w:rPr>
      </w:pPr>
      <w:del w:id="1101" w:author="Adam Beatty" w:date="2026-07-20T11:01:00Z" w16du:dateUtc="2026-07-20T10:01:00Z">
        <w:r w:rsidRPr="00FF3615" w:rsidDel="00D5208F">
          <w:rPr>
            <w:rFonts w:ascii="Times New Roman" w:hAnsi="Times New Roman" w:cs="Times New Roman"/>
            <w:kern w:val="0"/>
            <w:lang w:eastAsia="en-GB"/>
            <w14:ligatures w14:val="none"/>
          </w:rPr>
          <w:delText>Maintaining an effective UxS capability requires continuous technological adaptation rather than one-time procurement. Adopting spiral acquisition, open systems and commercial technologies will reduce obsolescence and ensure the Defence Forces can respond quickly to emerging threats.</w:delText>
        </w:r>
      </w:del>
    </w:p>
    <w:p w14:paraId="5E4ED4B9" w14:textId="20059552" w:rsidR="005B2D72" w:rsidRPr="00FF3615" w:rsidDel="00D5208F" w:rsidRDefault="005B2D72" w:rsidP="005B2D72">
      <w:pPr>
        <w:spacing w:after="0" w:line="360" w:lineRule="auto"/>
        <w:jc w:val="both"/>
        <w:rPr>
          <w:del w:id="1102" w:author="Adam Beatty" w:date="2026-07-20T11:01:00Z" w16du:dateUtc="2026-07-20T10:01:00Z"/>
          <w:rFonts w:ascii="Times New Roman" w:hAnsi="Times New Roman" w:cs="Times New Roman"/>
          <w:kern w:val="0"/>
          <w:lang w:eastAsia="en-GB"/>
          <w14:ligatures w14:val="none"/>
        </w:rPr>
      </w:pPr>
    </w:p>
    <w:p w14:paraId="11439421" w14:textId="1801DE08" w:rsidR="005B2D72" w:rsidRPr="00FF3615" w:rsidDel="00D5208F" w:rsidRDefault="005B2D72" w:rsidP="005B2D72">
      <w:pPr>
        <w:pStyle w:val="ListParagraph"/>
        <w:numPr>
          <w:ilvl w:val="0"/>
          <w:numId w:val="8"/>
        </w:numPr>
        <w:spacing w:after="0" w:line="360" w:lineRule="auto"/>
        <w:jc w:val="both"/>
        <w:rPr>
          <w:del w:id="1103" w:author="Adam Beatty" w:date="2026-07-20T11:01:00Z" w16du:dateUtc="2026-07-20T10:01:00Z"/>
          <w:rFonts w:ascii="Times New Roman" w:hAnsi="Times New Roman" w:cs="Times New Roman"/>
          <w:b/>
          <w:bCs/>
          <w:kern w:val="0"/>
          <w:lang w:eastAsia="en-GB"/>
          <w14:ligatures w14:val="none"/>
        </w:rPr>
      </w:pPr>
      <w:bookmarkStart w:id="1104" w:name="_Hlk235306840"/>
      <w:del w:id="1105" w:author="Adam Beatty" w:date="2026-07-20T11:01:00Z" w16du:dateUtc="2026-07-20T10:01:00Z">
        <w:r w:rsidRPr="00FF3615" w:rsidDel="00D5208F">
          <w:rPr>
            <w:rFonts w:ascii="Times New Roman" w:hAnsi="Times New Roman" w:cs="Times New Roman"/>
            <w:b/>
            <w:bCs/>
            <w:kern w:val="0"/>
            <w:lang w:eastAsia="en-GB"/>
            <w14:ligatures w14:val="none"/>
          </w:rPr>
          <w:delText>Agile Industrial Base</w:delText>
        </w:r>
      </w:del>
    </w:p>
    <w:p w14:paraId="68965E13" w14:textId="4AD56A6E" w:rsidR="005B2D72" w:rsidRPr="00FF3615" w:rsidDel="00D5208F" w:rsidRDefault="005B2D72" w:rsidP="005B2D72">
      <w:pPr>
        <w:spacing w:after="0" w:line="360" w:lineRule="auto"/>
        <w:jc w:val="both"/>
        <w:rPr>
          <w:del w:id="1106" w:author="Adam Beatty" w:date="2026-07-20T11:01:00Z" w16du:dateUtc="2026-07-20T10:01:00Z"/>
          <w:rFonts w:ascii="Times New Roman" w:hAnsi="Times New Roman" w:cs="Times New Roman"/>
          <w:kern w:val="0"/>
          <w:lang w:eastAsia="en-GB"/>
          <w14:ligatures w14:val="none"/>
        </w:rPr>
      </w:pPr>
      <w:del w:id="1107" w:author="Adam Beatty" w:date="2026-07-20T11:01:00Z" w16du:dateUtc="2026-07-20T10:01:00Z">
        <w:r w:rsidRPr="00FF3615" w:rsidDel="00D5208F">
          <w:rPr>
            <w:rFonts w:ascii="Times New Roman" w:hAnsi="Times New Roman" w:cs="Times New Roman"/>
            <w:kern w:val="0"/>
            <w:lang w:eastAsia="en-GB"/>
            <w14:ligatures w14:val="none"/>
          </w:rPr>
          <w:delText>Industrial engagement forms another essential pillar of credible policy. Effective military capability depends not only upon equipment quality but also upon the capacity to produce, maintain and replace systems at sufficient scale</w:delText>
        </w:r>
        <w:r w:rsidRPr="00FF3615" w:rsidDel="00D5208F">
          <w:rPr>
            <w:rStyle w:val="FootnoteReference"/>
            <w:rFonts w:ascii="Times New Roman" w:hAnsi="Times New Roman" w:cs="Times New Roman"/>
            <w:kern w:val="0"/>
            <w:lang w:eastAsia="en-GB"/>
            <w14:ligatures w14:val="none"/>
          </w:rPr>
          <w:footnoteReference w:id="102"/>
        </w:r>
        <w:r w:rsidRPr="00FF3615" w:rsidDel="00D5208F">
          <w:rPr>
            <w:rFonts w:ascii="Times New Roman" w:hAnsi="Times New Roman" w:cs="Times New Roman"/>
            <w:kern w:val="0"/>
            <w:lang w:eastAsia="en-GB"/>
            <w14:ligatures w14:val="none"/>
          </w:rPr>
          <w:delText>. Ireland should therefore strengthen partnerships between the Defence Forces, indigenous defence and technology companies, universities and research institutions to establish sustainable domestic capability in UxS</w:delText>
        </w:r>
      </w:del>
      <w:del w:id="1123" w:author="Adam Beatty" w:date="2026-07-19T22:34:00Z" w16du:dateUtc="2026-07-19T21:34:00Z">
        <w:r w:rsidRPr="00FF3615" w:rsidDel="00EB67D2">
          <w:rPr>
            <w:rStyle w:val="FootnoteReference"/>
            <w:rFonts w:ascii="Times New Roman" w:hAnsi="Times New Roman" w:cs="Times New Roman"/>
            <w:kern w:val="0"/>
            <w:lang w:eastAsia="en-GB"/>
            <w14:ligatures w14:val="none"/>
          </w:rPr>
          <w:footnoteReference w:id="103"/>
        </w:r>
        <w:r w:rsidRPr="00FF3615" w:rsidDel="00EB67D2">
          <w:rPr>
            <w:rFonts w:ascii="Times New Roman" w:hAnsi="Times New Roman" w:cs="Times New Roman"/>
            <w:kern w:val="0"/>
            <w:lang w:eastAsia="en-GB"/>
            <w14:ligatures w14:val="none"/>
          </w:rPr>
          <w:delText>.</w:delText>
        </w:r>
      </w:del>
      <w:del w:id="1135" w:author="Adam Beatty" w:date="2026-07-20T11:01:00Z" w16du:dateUtc="2026-07-20T10:01:00Z">
        <w:r w:rsidRPr="00FF3615" w:rsidDel="00D5208F">
          <w:rPr>
            <w:rFonts w:ascii="Times New Roman" w:hAnsi="Times New Roman" w:cs="Times New Roman"/>
            <w:kern w:val="0"/>
            <w:lang w:eastAsia="en-GB"/>
            <w14:ligatures w14:val="none"/>
          </w:rPr>
          <w:delText xml:space="preserve"> Indigenous production enhances strategic resilience, reduces dependence on overseas suppliers</w:delText>
        </w:r>
        <w:r w:rsidRPr="00FF3615" w:rsidDel="00D5208F">
          <w:rPr>
            <w:rStyle w:val="FootnoteReference"/>
            <w:rFonts w:ascii="Times New Roman" w:hAnsi="Times New Roman" w:cs="Times New Roman"/>
            <w:kern w:val="0"/>
            <w:lang w:eastAsia="en-GB"/>
            <w14:ligatures w14:val="none"/>
          </w:rPr>
          <w:footnoteReference w:id="104"/>
        </w:r>
        <w:r w:rsidRPr="00FF3615" w:rsidDel="00D5208F">
          <w:rPr>
            <w:rFonts w:ascii="Times New Roman" w:hAnsi="Times New Roman" w:cs="Times New Roman"/>
            <w:kern w:val="0"/>
            <w:lang w:eastAsia="en-GB"/>
            <w14:ligatures w14:val="none"/>
          </w:rPr>
          <w:delText xml:space="preserve"> and creates opportunities for innovation within Ireland's expanding technology sector.</w:delText>
        </w:r>
      </w:del>
    </w:p>
    <w:p w14:paraId="6BA3DF8F" w14:textId="554CB2E6" w:rsidR="005B2D72" w:rsidRPr="00FF3615" w:rsidDel="00D5208F" w:rsidRDefault="005B2D72" w:rsidP="005B2D72">
      <w:pPr>
        <w:spacing w:after="0" w:line="360" w:lineRule="auto"/>
        <w:jc w:val="both"/>
        <w:rPr>
          <w:del w:id="1145" w:author="Adam Beatty" w:date="2026-07-20T11:01:00Z" w16du:dateUtc="2026-07-20T10:01:00Z"/>
          <w:rFonts w:ascii="Times New Roman" w:hAnsi="Times New Roman" w:cs="Times New Roman"/>
          <w:kern w:val="0"/>
          <w:lang w:eastAsia="en-GB"/>
          <w14:ligatures w14:val="none"/>
        </w:rPr>
      </w:pPr>
      <w:del w:id="1146" w:author="Adam Beatty" w:date="2026-07-20T11:01:00Z" w16du:dateUtc="2026-07-20T10:01:00Z">
        <w:r w:rsidRPr="00FF3615" w:rsidDel="00D5208F">
          <w:rPr>
            <w:rFonts w:ascii="Times New Roman" w:hAnsi="Times New Roman" w:cs="Times New Roman"/>
            <w:kern w:val="0"/>
            <w:lang w:eastAsia="en-GB"/>
            <w14:ligatures w14:val="none"/>
          </w:rPr>
          <w:delText>The Ukraine conflict has demonstrated that affordable mass frequently outweighs exquisite capability when attrition is high</w:delText>
        </w:r>
        <w:r w:rsidRPr="00FF3615" w:rsidDel="00D5208F">
          <w:rPr>
            <w:rStyle w:val="FootnoteReference"/>
            <w:rFonts w:ascii="Times New Roman" w:hAnsi="Times New Roman" w:cs="Times New Roman"/>
            <w:kern w:val="0"/>
            <w:lang w:eastAsia="en-GB"/>
            <w14:ligatures w14:val="none"/>
          </w:rPr>
          <w:footnoteReference w:id="105"/>
        </w:r>
        <w:r w:rsidRPr="00FF3615" w:rsidDel="00D5208F">
          <w:rPr>
            <w:rFonts w:ascii="Times New Roman" w:hAnsi="Times New Roman" w:cs="Times New Roman"/>
            <w:kern w:val="0"/>
            <w:lang w:eastAsia="en-GB"/>
            <w14:ligatures w14:val="none"/>
          </w:rPr>
          <w:delText>. Close civil-military cooperation will enable the rapid adoption of commercial innovations, creating a resilient and scalable smart mass of autonomous systems that can evolve to meet emerging operational requirements.</w:delText>
        </w:r>
      </w:del>
    </w:p>
    <w:p w14:paraId="08C456EE" w14:textId="7A780030" w:rsidR="005B2D72" w:rsidRPr="00FF3615" w:rsidDel="00D5208F" w:rsidRDefault="005B2D72" w:rsidP="005B2D72">
      <w:pPr>
        <w:spacing w:after="0" w:line="360" w:lineRule="auto"/>
        <w:jc w:val="both"/>
        <w:rPr>
          <w:del w:id="1160" w:author="Adam Beatty" w:date="2026-07-20T11:01:00Z" w16du:dateUtc="2026-07-20T10:01:00Z"/>
          <w:rFonts w:ascii="Times New Roman" w:hAnsi="Times New Roman" w:cs="Times New Roman"/>
          <w:b/>
          <w:bCs/>
          <w:kern w:val="0"/>
          <w:lang w:eastAsia="en-GB"/>
          <w14:ligatures w14:val="none"/>
        </w:rPr>
      </w:pPr>
    </w:p>
    <w:p w14:paraId="6F47A42D" w14:textId="7E50DA8C" w:rsidR="005B2D72" w:rsidRPr="00FF3615" w:rsidDel="00D5208F" w:rsidRDefault="005B2D72" w:rsidP="005B2D72">
      <w:pPr>
        <w:spacing w:after="0" w:line="360" w:lineRule="auto"/>
        <w:jc w:val="both"/>
        <w:rPr>
          <w:del w:id="1161" w:author="Adam Beatty" w:date="2026-07-20T11:01:00Z" w16du:dateUtc="2026-07-20T10:01:00Z"/>
          <w:rFonts w:ascii="Times New Roman" w:hAnsi="Times New Roman" w:cs="Times New Roman"/>
          <w:kern w:val="0"/>
          <w:lang w:eastAsia="en-GB"/>
          <w14:ligatures w14:val="none"/>
        </w:rPr>
      </w:pPr>
      <w:del w:id="1162" w:author="Adam Beatty" w:date="2026-07-20T11:01:00Z" w16du:dateUtc="2026-07-20T10:01:00Z">
        <w:r w:rsidRPr="00FF3615" w:rsidDel="00D5208F">
          <w:rPr>
            <w:rFonts w:ascii="Times New Roman" w:hAnsi="Times New Roman" w:cs="Times New Roman"/>
            <w:kern w:val="0"/>
            <w:lang w:eastAsia="en-GB"/>
            <w14:ligatures w14:val="none"/>
          </w:rPr>
          <w:delText>However, to be successful this must be properly resourced. There must be effective resourcing allocated to the generation of capability or industry will not be incentivised to support its implementation</w:delText>
        </w:r>
        <w:r w:rsidRPr="00FF3615" w:rsidDel="00D5208F">
          <w:rPr>
            <w:rStyle w:val="FootnoteReference"/>
            <w:rFonts w:ascii="Times New Roman" w:hAnsi="Times New Roman" w:cs="Times New Roman"/>
            <w:kern w:val="0"/>
            <w:lang w:eastAsia="en-GB"/>
            <w14:ligatures w14:val="none"/>
          </w:rPr>
          <w:footnoteReference w:id="106"/>
        </w:r>
        <w:r w:rsidRPr="00FF3615" w:rsidDel="00D5208F">
          <w:rPr>
            <w:rFonts w:ascii="Times New Roman" w:hAnsi="Times New Roman" w:cs="Times New Roman"/>
            <w:kern w:val="0"/>
            <w:lang w:eastAsia="en-GB"/>
            <w14:ligatures w14:val="none"/>
          </w:rPr>
          <w:delText>.</w:delText>
        </w:r>
      </w:del>
    </w:p>
    <w:bookmarkEnd w:id="1104"/>
    <w:p w14:paraId="2A7249A3" w14:textId="07B75DBC" w:rsidR="005B2D72" w:rsidRPr="00FF3615" w:rsidDel="00D5208F" w:rsidRDefault="005B2D72" w:rsidP="005B2D72">
      <w:pPr>
        <w:pStyle w:val="ListParagraph"/>
        <w:spacing w:after="0" w:line="360" w:lineRule="auto"/>
        <w:ind w:left="0"/>
        <w:jc w:val="both"/>
        <w:rPr>
          <w:del w:id="1176" w:author="Adam Beatty" w:date="2026-07-20T11:01:00Z" w16du:dateUtc="2026-07-20T10:01:00Z"/>
          <w:rFonts w:ascii="Times New Roman" w:hAnsi="Times New Roman" w:cs="Times New Roman"/>
          <w:kern w:val="0"/>
          <w:lang w:eastAsia="en-GB"/>
          <w14:ligatures w14:val="none"/>
        </w:rPr>
      </w:pPr>
      <w:del w:id="1177" w:author="Adam Beatty" w:date="2026-07-20T11:01:00Z" w16du:dateUtc="2026-07-20T10:01:00Z">
        <w:r w:rsidRPr="00FF3615" w:rsidDel="00D5208F">
          <w:rPr>
            <w:rFonts w:ascii="Times New Roman" w:hAnsi="Times New Roman" w:cs="Times New Roman"/>
            <w:kern w:val="0"/>
            <w:lang w:eastAsia="en-GB"/>
            <w14:ligatures w14:val="none"/>
          </w:rPr>
          <w:delText>A resilient domestic industrial base, built on strong partnerships between the Defence Forces, industry and academia, is essential to deliver a sustainable and scalable smart mass of uncrewed systems. However, this will only be achieved through sustained government investment and long-term resourcing that incentivises innovation and capability development.</w:delText>
        </w:r>
      </w:del>
    </w:p>
    <w:p w14:paraId="7D7FAC48" w14:textId="2093B8A9" w:rsidR="005B2D72" w:rsidRPr="00FF3615" w:rsidDel="00D5208F" w:rsidRDefault="005B2D72" w:rsidP="005B2D72">
      <w:pPr>
        <w:spacing w:after="0" w:line="360" w:lineRule="auto"/>
        <w:jc w:val="both"/>
        <w:rPr>
          <w:del w:id="1178" w:author="Adam Beatty" w:date="2026-07-20T11:01:00Z" w16du:dateUtc="2026-07-20T10:01:00Z"/>
          <w:rFonts w:ascii="Times New Roman" w:hAnsi="Times New Roman" w:cs="Times New Roman"/>
          <w:kern w:val="0"/>
          <w:lang w:eastAsia="en-GB"/>
          <w14:ligatures w14:val="none"/>
        </w:rPr>
      </w:pPr>
    </w:p>
    <w:p w14:paraId="26013D98" w14:textId="0967EF29" w:rsidR="005B2D72" w:rsidRPr="00FF3615" w:rsidDel="00D5208F" w:rsidRDefault="005B2D72" w:rsidP="005B2D72">
      <w:pPr>
        <w:pStyle w:val="ListParagraph"/>
        <w:numPr>
          <w:ilvl w:val="0"/>
          <w:numId w:val="8"/>
        </w:numPr>
        <w:spacing w:after="0" w:line="360" w:lineRule="auto"/>
        <w:jc w:val="both"/>
        <w:rPr>
          <w:del w:id="1179" w:author="Adam Beatty" w:date="2026-07-20T11:01:00Z" w16du:dateUtc="2026-07-20T10:01:00Z"/>
          <w:rFonts w:ascii="Times New Roman" w:hAnsi="Times New Roman" w:cs="Times New Roman"/>
          <w:b/>
          <w:bCs/>
          <w:kern w:val="0"/>
          <w:lang w:eastAsia="en-GB"/>
          <w14:ligatures w14:val="none"/>
        </w:rPr>
      </w:pPr>
      <w:del w:id="1180" w:author="Adam Beatty" w:date="2026-07-20T11:01:00Z" w16du:dateUtc="2026-07-20T10:01:00Z">
        <w:r w:rsidRPr="00FF3615" w:rsidDel="00D5208F">
          <w:rPr>
            <w:rFonts w:ascii="Times New Roman" w:hAnsi="Times New Roman" w:cs="Times New Roman"/>
            <w:b/>
            <w:bCs/>
            <w:kern w:val="0"/>
            <w:lang w:eastAsia="en-GB"/>
            <w14:ligatures w14:val="none"/>
          </w:rPr>
          <w:delText>The Multi-Stakeholder Approach.</w:delText>
        </w:r>
      </w:del>
    </w:p>
    <w:p w14:paraId="18A4B861" w14:textId="2ABB1C93" w:rsidR="005B2D72" w:rsidRPr="00FF3615" w:rsidDel="00D5208F" w:rsidRDefault="005B2D72" w:rsidP="005B2D72">
      <w:pPr>
        <w:pStyle w:val="ListParagraph"/>
        <w:numPr>
          <w:ilvl w:val="1"/>
          <w:numId w:val="8"/>
        </w:numPr>
        <w:spacing w:after="0" w:line="360" w:lineRule="auto"/>
        <w:jc w:val="both"/>
        <w:rPr>
          <w:del w:id="1181" w:author="Adam Beatty" w:date="2026-07-20T11:01:00Z" w16du:dateUtc="2026-07-20T10:01:00Z"/>
          <w:rFonts w:ascii="Times New Roman" w:hAnsi="Times New Roman" w:cs="Times New Roman"/>
          <w:b/>
          <w:bCs/>
          <w:kern w:val="0"/>
          <w:lang w:eastAsia="en-GB"/>
          <w14:ligatures w14:val="none"/>
        </w:rPr>
      </w:pPr>
      <w:del w:id="1182" w:author="Adam Beatty" w:date="2026-07-20T11:01:00Z" w16du:dateUtc="2026-07-20T10:01:00Z">
        <w:r w:rsidRPr="00FF3615" w:rsidDel="00D5208F">
          <w:rPr>
            <w:rFonts w:ascii="Times New Roman" w:hAnsi="Times New Roman" w:cs="Times New Roman"/>
            <w:b/>
            <w:bCs/>
            <w:kern w:val="0"/>
            <w:lang w:eastAsia="en-GB"/>
            <w14:ligatures w14:val="none"/>
          </w:rPr>
          <w:delText>Civil-Mil Cooperation</w:delText>
        </w:r>
      </w:del>
    </w:p>
    <w:p w14:paraId="024211A5" w14:textId="376F6433" w:rsidR="005B2D72" w:rsidRPr="00FF3615" w:rsidDel="0080164A" w:rsidRDefault="005B2D72" w:rsidP="005B2D72">
      <w:pPr>
        <w:pStyle w:val="ListParagraph"/>
        <w:spacing w:after="0" w:line="360" w:lineRule="auto"/>
        <w:ind w:left="1440"/>
        <w:jc w:val="both"/>
        <w:rPr>
          <w:del w:id="1183" w:author="Adam Beatty" w:date="2026-07-19T21:45:00Z" w16du:dateUtc="2026-07-19T20:45:00Z"/>
          <w:rFonts w:ascii="Times New Roman" w:hAnsi="Times New Roman" w:cs="Times New Roman"/>
          <w:kern w:val="0"/>
          <w:lang w:eastAsia="en-GB"/>
          <w14:ligatures w14:val="none"/>
        </w:rPr>
      </w:pPr>
      <w:del w:id="1184" w:author="Adam Beatty" w:date="2026-07-20T11:01:00Z" w16du:dateUtc="2026-07-20T10:01:00Z">
        <w:r w:rsidRPr="00FF3615" w:rsidDel="00D5208F">
          <w:rPr>
            <w:rFonts w:ascii="Times New Roman" w:hAnsi="Times New Roman" w:cs="Times New Roman"/>
            <w:kern w:val="0"/>
            <w:lang w:eastAsia="en-GB"/>
            <w14:ligatures w14:val="none"/>
          </w:rPr>
          <w:delText>Defence transformation cannot occur solely within military institutions. The successful integration of new ideas and technology requires a genuinely multi-stakeholder approach</w:delText>
        </w:r>
      </w:del>
      <w:del w:id="1185" w:author="Adam Beatty" w:date="2026-07-19T21:45:00Z" w16du:dateUtc="2026-07-19T20:45:00Z">
        <w:r w:rsidRPr="00FF3615" w:rsidDel="0080164A">
          <w:rPr>
            <w:rStyle w:val="FootnoteReference"/>
            <w:rFonts w:ascii="Times New Roman" w:hAnsi="Times New Roman" w:cs="Times New Roman"/>
            <w:kern w:val="0"/>
            <w:lang w:eastAsia="en-GB"/>
            <w14:ligatures w14:val="none"/>
          </w:rPr>
          <w:footnoteReference w:id="107"/>
        </w:r>
      </w:del>
      <w:del w:id="1188" w:author="Adam Beatty" w:date="2026-07-20T11:01:00Z" w16du:dateUtc="2026-07-20T10:01:00Z">
        <w:r w:rsidRPr="00FF3615" w:rsidDel="00D5208F">
          <w:rPr>
            <w:rFonts w:ascii="Times New Roman" w:hAnsi="Times New Roman" w:cs="Times New Roman"/>
            <w:kern w:val="0"/>
            <w:lang w:eastAsia="en-GB"/>
            <w14:ligatures w14:val="none"/>
          </w:rPr>
          <w:delText>.</w:delText>
        </w:r>
      </w:del>
    </w:p>
    <w:p w14:paraId="3BABA775" w14:textId="59AFC290" w:rsidR="005B2D72" w:rsidRPr="00FF3615" w:rsidDel="0080164A" w:rsidRDefault="005B2D72" w:rsidP="005B2D72">
      <w:pPr>
        <w:pStyle w:val="ListParagraph"/>
        <w:spacing w:after="0" w:line="360" w:lineRule="auto"/>
        <w:ind w:left="1440"/>
        <w:jc w:val="both"/>
        <w:rPr>
          <w:del w:id="1189" w:author="Adam Beatty" w:date="2026-07-19T21:45:00Z" w16du:dateUtc="2026-07-19T20:45:00Z"/>
          <w:rFonts w:ascii="Times New Roman" w:hAnsi="Times New Roman" w:cs="Times New Roman"/>
          <w:kern w:val="0"/>
          <w:lang w:eastAsia="en-GB"/>
          <w14:ligatures w14:val="none"/>
        </w:rPr>
      </w:pPr>
    </w:p>
    <w:p w14:paraId="4343F60B" w14:textId="5083C1A9" w:rsidR="005B2D72" w:rsidRPr="00FF3615" w:rsidDel="00D5208F" w:rsidRDefault="005B2D72" w:rsidP="005B2D72">
      <w:pPr>
        <w:pStyle w:val="ListParagraph"/>
        <w:spacing w:after="0" w:line="360" w:lineRule="auto"/>
        <w:ind w:left="1440"/>
        <w:jc w:val="both"/>
        <w:rPr>
          <w:del w:id="1190" w:author="Adam Beatty" w:date="2026-07-20T11:01:00Z" w16du:dateUtc="2026-07-20T10:01:00Z"/>
          <w:rFonts w:ascii="Times New Roman" w:hAnsi="Times New Roman" w:cs="Times New Roman"/>
          <w:kern w:val="0"/>
          <w:lang w:eastAsia="en-GB"/>
          <w14:ligatures w14:val="none"/>
        </w:rPr>
      </w:pPr>
      <w:del w:id="1191" w:author="Adam Beatty" w:date="2026-07-20T11:01:00Z" w16du:dateUtc="2026-07-20T10:01:00Z">
        <w:r w:rsidRPr="00FF3615" w:rsidDel="00D5208F">
          <w:rPr>
            <w:rFonts w:ascii="Times New Roman" w:hAnsi="Times New Roman" w:cs="Times New Roman"/>
            <w:kern w:val="0"/>
            <w:lang w:eastAsia="en-GB"/>
            <w14:ligatures w14:val="none"/>
          </w:rPr>
          <w:delText>Political leadership, government departments, academia, industry and regulatory authorities must all contribute to capability development</w:delText>
        </w:r>
      </w:del>
      <w:del w:id="1192" w:author="Adam Beatty" w:date="2026-07-19T21:45:00Z" w16du:dateUtc="2026-07-19T20:45:00Z">
        <w:r w:rsidRPr="00FF3615" w:rsidDel="0080164A">
          <w:rPr>
            <w:rStyle w:val="FootnoteReference"/>
            <w:rFonts w:ascii="Times New Roman" w:hAnsi="Times New Roman" w:cs="Times New Roman"/>
            <w:kern w:val="0"/>
            <w:lang w:eastAsia="en-GB"/>
            <w14:ligatures w14:val="none"/>
          </w:rPr>
          <w:footnoteReference w:id="108"/>
        </w:r>
      </w:del>
      <w:del w:id="1195" w:author="Adam Beatty" w:date="2026-07-19T21:46:00Z" w16du:dateUtc="2026-07-19T20:46:00Z">
        <w:r w:rsidRPr="00FF3615" w:rsidDel="0080164A">
          <w:rPr>
            <w:rFonts w:ascii="Times New Roman" w:hAnsi="Times New Roman" w:cs="Times New Roman"/>
            <w:kern w:val="0"/>
            <w:lang w:eastAsia="en-GB"/>
            <w14:ligatures w14:val="none"/>
          </w:rPr>
          <w:delText>.</w:delText>
        </w:r>
      </w:del>
      <w:del w:id="1196" w:author="Adam Beatty" w:date="2026-07-20T11:01:00Z" w16du:dateUtc="2026-07-20T10:01:00Z">
        <w:r w:rsidRPr="00FF3615" w:rsidDel="00D5208F">
          <w:rPr>
            <w:rFonts w:ascii="Times New Roman" w:hAnsi="Times New Roman" w:cs="Times New Roman"/>
            <w:kern w:val="0"/>
            <w:lang w:eastAsia="en-GB"/>
            <w14:ligatures w14:val="none"/>
          </w:rPr>
          <w:delText xml:space="preserve"> Such collaboration avoids organisational silos while ensuring that ethical, legal, financial and operational considerations develop together.</w:delText>
        </w:r>
      </w:del>
    </w:p>
    <w:p w14:paraId="2142D9DE" w14:textId="69A94177" w:rsidR="005B2D72" w:rsidRPr="00FF3615" w:rsidDel="00D5208F" w:rsidRDefault="005B2D72" w:rsidP="005B2D72">
      <w:pPr>
        <w:pStyle w:val="ListParagraph"/>
        <w:spacing w:after="0" w:line="360" w:lineRule="auto"/>
        <w:ind w:left="1440"/>
        <w:jc w:val="both"/>
        <w:rPr>
          <w:del w:id="1197" w:author="Adam Beatty" w:date="2026-07-20T11:01:00Z" w16du:dateUtc="2026-07-20T10:01:00Z"/>
          <w:rFonts w:ascii="Times New Roman" w:hAnsi="Times New Roman" w:cs="Times New Roman"/>
          <w:b/>
          <w:bCs/>
          <w:kern w:val="0"/>
          <w:lang w:eastAsia="en-GB"/>
          <w14:ligatures w14:val="none"/>
        </w:rPr>
      </w:pPr>
    </w:p>
    <w:p w14:paraId="1CACD345" w14:textId="7023BCC6" w:rsidR="005B2D72" w:rsidRPr="00FF3615" w:rsidDel="00D5208F" w:rsidRDefault="005B2D72" w:rsidP="005B2D72">
      <w:pPr>
        <w:pStyle w:val="ListParagraph"/>
        <w:numPr>
          <w:ilvl w:val="1"/>
          <w:numId w:val="8"/>
        </w:numPr>
        <w:spacing w:after="0" w:line="360" w:lineRule="auto"/>
        <w:jc w:val="both"/>
        <w:rPr>
          <w:del w:id="1198" w:author="Adam Beatty" w:date="2026-07-20T11:01:00Z" w16du:dateUtc="2026-07-20T10:01:00Z"/>
          <w:rFonts w:ascii="Times New Roman" w:hAnsi="Times New Roman" w:cs="Times New Roman"/>
          <w:b/>
          <w:bCs/>
          <w:kern w:val="0"/>
          <w:lang w:eastAsia="en-GB"/>
          <w14:ligatures w14:val="none"/>
        </w:rPr>
      </w:pPr>
      <w:del w:id="1199" w:author="Adam Beatty" w:date="2026-07-20T11:01:00Z" w16du:dateUtc="2026-07-20T10:01:00Z">
        <w:r w:rsidRPr="00FF3615" w:rsidDel="00D5208F">
          <w:rPr>
            <w:rFonts w:ascii="Times New Roman" w:hAnsi="Times New Roman" w:cs="Times New Roman"/>
            <w:b/>
            <w:bCs/>
            <w:kern w:val="0"/>
            <w:lang w:eastAsia="en-GB"/>
            <w14:ligatures w14:val="none"/>
          </w:rPr>
          <w:delText>Transparent Governance and Oversight</w:delText>
        </w:r>
      </w:del>
    </w:p>
    <w:p w14:paraId="2D31CBB2" w14:textId="0201D6F1" w:rsidR="005B2D72" w:rsidRPr="00FF3615" w:rsidDel="00D5208F" w:rsidRDefault="005B2D72" w:rsidP="005B2D72">
      <w:pPr>
        <w:pStyle w:val="ListParagraph"/>
        <w:spacing w:after="0" w:line="360" w:lineRule="auto"/>
        <w:ind w:left="1440"/>
        <w:jc w:val="both"/>
        <w:rPr>
          <w:del w:id="1200" w:author="Adam Beatty" w:date="2026-07-20T11:01:00Z" w16du:dateUtc="2026-07-20T10:01:00Z"/>
          <w:rFonts w:ascii="Times New Roman" w:hAnsi="Times New Roman" w:cs="Times New Roman"/>
          <w:kern w:val="0"/>
          <w:lang w:eastAsia="en-GB"/>
          <w14:ligatures w14:val="none"/>
        </w:rPr>
      </w:pPr>
      <w:del w:id="1201" w:author="Adam Beatty" w:date="2026-07-20T11:01:00Z" w16du:dateUtc="2026-07-20T10:01:00Z">
        <w:r w:rsidRPr="00FF3615" w:rsidDel="00D5208F">
          <w:rPr>
            <w:rFonts w:ascii="Times New Roman" w:hAnsi="Times New Roman" w:cs="Times New Roman"/>
            <w:kern w:val="0"/>
            <w:lang w:eastAsia="en-GB"/>
            <w14:ligatures w14:val="none"/>
          </w:rPr>
          <w:delText>Civilian oversight is particularly important given the political sensitivities surroundin</w:delText>
        </w:r>
      </w:del>
      <w:del w:id="1202" w:author="Adam Beatty" w:date="2026-07-19T21:59:00Z" w16du:dateUtc="2026-07-19T20:59:00Z">
        <w:r w:rsidRPr="00FF3615" w:rsidDel="00FF6080">
          <w:rPr>
            <w:rFonts w:ascii="Times New Roman" w:hAnsi="Times New Roman" w:cs="Times New Roman"/>
            <w:kern w:val="0"/>
            <w:lang w:eastAsia="en-GB"/>
            <w14:ligatures w14:val="none"/>
          </w:rPr>
          <w:delText>g autonomy</w:delText>
        </w:r>
      </w:del>
      <w:del w:id="1203" w:author="Adam Beatty" w:date="2026-07-20T11:01:00Z" w16du:dateUtc="2026-07-20T10:01:00Z">
        <w:r w:rsidRPr="00FF3615" w:rsidDel="00D5208F">
          <w:rPr>
            <w:rFonts w:ascii="Times New Roman" w:hAnsi="Times New Roman" w:cs="Times New Roman"/>
            <w:kern w:val="0"/>
            <w:lang w:eastAsia="en-GB"/>
            <w14:ligatures w14:val="none"/>
          </w:rPr>
          <w:delText xml:space="preserve"> and military neutrality</w:delText>
        </w:r>
        <w:r w:rsidRPr="00FF3615" w:rsidDel="00D5208F">
          <w:rPr>
            <w:rStyle w:val="FootnoteReference"/>
            <w:rFonts w:ascii="Times New Roman" w:hAnsi="Times New Roman" w:cs="Times New Roman"/>
            <w:kern w:val="0"/>
            <w:lang w:eastAsia="en-GB"/>
            <w14:ligatures w14:val="none"/>
          </w:rPr>
          <w:footnoteReference w:id="109"/>
        </w:r>
        <w:r w:rsidRPr="00FF3615" w:rsidDel="00D5208F">
          <w:rPr>
            <w:rFonts w:ascii="Times New Roman" w:hAnsi="Times New Roman" w:cs="Times New Roman"/>
            <w:kern w:val="0"/>
            <w:lang w:eastAsia="en-GB"/>
            <w14:ligatures w14:val="none"/>
          </w:rPr>
          <w:delText xml:space="preserve">. </w:delText>
        </w:r>
      </w:del>
    </w:p>
    <w:p w14:paraId="6A602608" w14:textId="1B9F8178" w:rsidR="005B2D72" w:rsidRPr="00FF3615" w:rsidDel="00D5208F" w:rsidRDefault="005B2D72" w:rsidP="005B2D72">
      <w:pPr>
        <w:pStyle w:val="ListParagraph"/>
        <w:spacing w:after="0" w:line="360" w:lineRule="auto"/>
        <w:ind w:left="1440"/>
        <w:jc w:val="both"/>
        <w:rPr>
          <w:del w:id="1208" w:author="Adam Beatty" w:date="2026-07-20T11:01:00Z" w16du:dateUtc="2026-07-20T10:01:00Z"/>
          <w:rFonts w:ascii="Times New Roman" w:hAnsi="Times New Roman" w:cs="Times New Roman"/>
          <w:kern w:val="0"/>
          <w:lang w:eastAsia="en-GB"/>
          <w14:ligatures w14:val="none"/>
        </w:rPr>
      </w:pPr>
    </w:p>
    <w:p w14:paraId="059FEDDB" w14:textId="096D5553" w:rsidR="005B2D72" w:rsidRPr="00FF3615" w:rsidDel="00D5208F" w:rsidRDefault="005B2D72" w:rsidP="005B2D72">
      <w:pPr>
        <w:pStyle w:val="ListParagraph"/>
        <w:spacing w:after="0" w:line="360" w:lineRule="auto"/>
        <w:ind w:left="1440"/>
        <w:jc w:val="both"/>
        <w:rPr>
          <w:del w:id="1209" w:author="Adam Beatty" w:date="2026-07-20T11:01:00Z" w16du:dateUtc="2026-07-20T10:01:00Z"/>
          <w:rFonts w:ascii="Times New Roman" w:hAnsi="Times New Roman" w:cs="Times New Roman"/>
          <w:kern w:val="0"/>
          <w:lang w:eastAsia="en-GB"/>
          <w14:ligatures w14:val="none"/>
        </w:rPr>
      </w:pPr>
      <w:del w:id="1210" w:author="Adam Beatty" w:date="2026-07-20T11:01:00Z" w16du:dateUtc="2026-07-20T10:01:00Z">
        <w:r w:rsidRPr="00FF3615" w:rsidDel="00D5208F">
          <w:rPr>
            <w:rFonts w:ascii="Times New Roman" w:hAnsi="Times New Roman" w:cs="Times New Roman"/>
            <w:kern w:val="0"/>
            <w:lang w:eastAsia="en-GB"/>
            <w14:ligatures w14:val="none"/>
          </w:rPr>
          <w:delText xml:space="preserve">Transparent governance strengthens public confidence </w:delText>
        </w:r>
      </w:del>
      <w:del w:id="1211" w:author="Adam Beatty" w:date="2026-07-19T23:01:00Z" w16du:dateUtc="2026-07-19T22:01:00Z">
        <w:r w:rsidRPr="00FF3615" w:rsidDel="009A5E39">
          <w:rPr>
            <w:rFonts w:ascii="Times New Roman" w:hAnsi="Times New Roman" w:cs="Times New Roman"/>
            <w:kern w:val="0"/>
            <w:lang w:eastAsia="en-GB"/>
            <w14:ligatures w14:val="none"/>
          </w:rPr>
          <w:delText>that</w:delText>
        </w:r>
      </w:del>
      <w:del w:id="1212" w:author="Adam Beatty" w:date="2026-07-20T11:01:00Z" w16du:dateUtc="2026-07-20T10:01:00Z">
        <w:r w:rsidRPr="00FF3615" w:rsidDel="00D5208F">
          <w:rPr>
            <w:rFonts w:ascii="Times New Roman" w:hAnsi="Times New Roman" w:cs="Times New Roman"/>
            <w:kern w:val="0"/>
            <w:lang w:eastAsia="en-GB"/>
            <w14:ligatures w14:val="none"/>
          </w:rPr>
          <w:delText xml:space="preserve"> </w:delText>
        </w:r>
      </w:del>
      <w:del w:id="1213" w:author="Adam Beatty" w:date="2026-07-19T23:00:00Z" w16du:dateUtc="2026-07-19T22:00:00Z">
        <w:r w:rsidRPr="00FF3615" w:rsidDel="009A5E39">
          <w:rPr>
            <w:rFonts w:ascii="Times New Roman" w:hAnsi="Times New Roman" w:cs="Times New Roman"/>
            <w:kern w:val="0"/>
            <w:lang w:eastAsia="en-GB"/>
            <w14:ligatures w14:val="none"/>
          </w:rPr>
          <w:delText xml:space="preserve">autonomous </w:delText>
        </w:r>
      </w:del>
      <w:del w:id="1214" w:author="Adam Beatty" w:date="2026-07-20T11:01:00Z" w16du:dateUtc="2026-07-20T10:01:00Z">
        <w:r w:rsidRPr="00FF3615" w:rsidDel="00D5208F">
          <w:rPr>
            <w:rFonts w:ascii="Times New Roman" w:hAnsi="Times New Roman" w:cs="Times New Roman"/>
            <w:kern w:val="0"/>
            <w:lang w:eastAsia="en-GB"/>
            <w14:ligatures w14:val="none"/>
          </w:rPr>
          <w:delText>systems</w:delText>
        </w:r>
        <w:r w:rsidRPr="00FF3615" w:rsidDel="00D5208F">
          <w:rPr>
            <w:rStyle w:val="FootnoteReference"/>
            <w:rFonts w:ascii="Times New Roman" w:hAnsi="Times New Roman" w:cs="Times New Roman"/>
            <w:kern w:val="0"/>
            <w:lang w:eastAsia="en-GB"/>
            <w14:ligatures w14:val="none"/>
          </w:rPr>
          <w:footnoteReference w:id="110"/>
        </w:r>
        <w:r w:rsidRPr="00FF3615" w:rsidDel="00D5208F">
          <w:rPr>
            <w:rFonts w:ascii="Times New Roman" w:hAnsi="Times New Roman" w:cs="Times New Roman"/>
            <w:kern w:val="0"/>
            <w:lang w:eastAsia="en-GB"/>
            <w14:ligatures w14:val="none"/>
          </w:rPr>
          <w:delText xml:space="preserve"> </w:delText>
        </w:r>
      </w:del>
      <w:del w:id="1223" w:author="Adam Beatty" w:date="2026-07-19T23:01:00Z" w16du:dateUtc="2026-07-19T22:01:00Z">
        <w:r w:rsidRPr="00FF3615" w:rsidDel="00760962">
          <w:rPr>
            <w:rFonts w:ascii="Times New Roman" w:hAnsi="Times New Roman" w:cs="Times New Roman"/>
            <w:kern w:val="0"/>
            <w:lang w:eastAsia="en-GB"/>
            <w14:ligatures w14:val="none"/>
          </w:rPr>
          <w:delText>are enhancing national resilience rather than fundamentally altering Ireland's defence posture.</w:delText>
        </w:r>
      </w:del>
    </w:p>
    <w:p w14:paraId="6374A214" w14:textId="426F0AD9" w:rsidR="005B2D72" w:rsidRPr="00FF3615" w:rsidDel="00D5208F" w:rsidRDefault="005B2D72" w:rsidP="005B2D72">
      <w:pPr>
        <w:pStyle w:val="ListParagraph"/>
        <w:spacing w:after="0" w:line="360" w:lineRule="auto"/>
        <w:ind w:left="1440"/>
        <w:jc w:val="both"/>
        <w:rPr>
          <w:del w:id="1224" w:author="Adam Beatty" w:date="2026-07-20T11:01:00Z" w16du:dateUtc="2026-07-20T10:01:00Z"/>
          <w:rFonts w:ascii="Times New Roman" w:hAnsi="Times New Roman" w:cs="Times New Roman"/>
          <w:kern w:val="0"/>
          <w:lang w:eastAsia="en-GB"/>
          <w14:ligatures w14:val="none"/>
        </w:rPr>
      </w:pPr>
    </w:p>
    <w:p w14:paraId="0C7AC9F6" w14:textId="38FFFB6D" w:rsidR="005B2D72" w:rsidRPr="00FF3615" w:rsidDel="00D5208F" w:rsidRDefault="005B2D72" w:rsidP="005B2D72">
      <w:pPr>
        <w:spacing w:after="0" w:line="360" w:lineRule="auto"/>
        <w:jc w:val="both"/>
        <w:rPr>
          <w:del w:id="1225" w:author="Adam Beatty" w:date="2026-07-20T11:01:00Z" w16du:dateUtc="2026-07-20T10:01:00Z"/>
          <w:rFonts w:ascii="Times New Roman" w:hAnsi="Times New Roman" w:cs="Times New Roman"/>
          <w:kern w:val="0"/>
          <w:lang w:eastAsia="en-GB"/>
          <w14:ligatures w14:val="none"/>
        </w:rPr>
      </w:pPr>
    </w:p>
    <w:p w14:paraId="5DA29D09" w14:textId="4C671B93" w:rsidR="005B2D72" w:rsidRPr="00FF3615" w:rsidDel="00D5208F" w:rsidRDefault="005B2D72" w:rsidP="005B2D72">
      <w:pPr>
        <w:spacing w:after="0" w:line="360" w:lineRule="auto"/>
        <w:jc w:val="both"/>
        <w:rPr>
          <w:del w:id="1226" w:author="Adam Beatty" w:date="2026-07-20T11:01:00Z" w16du:dateUtc="2026-07-20T10:01:00Z"/>
          <w:rFonts w:ascii="Times New Roman" w:hAnsi="Times New Roman" w:cs="Times New Roman"/>
          <w:b/>
          <w:bCs/>
          <w:kern w:val="0"/>
          <w:lang w:eastAsia="en-GB"/>
          <w14:ligatures w14:val="none"/>
        </w:rPr>
      </w:pPr>
      <w:del w:id="1227" w:author="Adam Beatty" w:date="2026-07-20T11:01:00Z" w16du:dateUtc="2026-07-20T10:01:00Z">
        <w:r w:rsidRPr="00FF3615" w:rsidDel="00D5208F">
          <w:rPr>
            <w:rFonts w:ascii="Times New Roman" w:hAnsi="Times New Roman" w:cs="Times New Roman"/>
            <w:b/>
            <w:bCs/>
            <w:kern w:val="0"/>
            <w:lang w:eastAsia="en-GB"/>
            <w14:ligatures w14:val="none"/>
          </w:rPr>
          <w:delText>Sub Conclusion</w:delText>
        </w:r>
      </w:del>
    </w:p>
    <w:p w14:paraId="426F44BA" w14:textId="2A99B0C4" w:rsidR="005B2D72" w:rsidRPr="00FF3615" w:rsidDel="00D5208F" w:rsidRDefault="005B2D72" w:rsidP="005B2D72">
      <w:pPr>
        <w:spacing w:after="0" w:line="360" w:lineRule="auto"/>
        <w:jc w:val="both"/>
        <w:rPr>
          <w:del w:id="1228" w:author="Adam Beatty" w:date="2026-07-20T11:01:00Z" w16du:dateUtc="2026-07-20T10:01:00Z"/>
          <w:rFonts w:ascii="Times New Roman" w:hAnsi="Times New Roman" w:cs="Times New Roman"/>
          <w:kern w:val="0"/>
          <w:lang w:eastAsia="en-GB"/>
          <w14:ligatures w14:val="none"/>
        </w:rPr>
      </w:pPr>
    </w:p>
    <w:p w14:paraId="41AC60F9" w14:textId="651F2B4A" w:rsidR="005B2D72" w:rsidRPr="00FF3615" w:rsidDel="00D5208F" w:rsidRDefault="005B2D72" w:rsidP="005B2D72">
      <w:pPr>
        <w:spacing w:after="0" w:line="360" w:lineRule="auto"/>
        <w:jc w:val="both"/>
        <w:rPr>
          <w:del w:id="1229" w:author="Adam Beatty" w:date="2026-07-20T11:01:00Z" w16du:dateUtc="2026-07-20T10:01:00Z"/>
          <w:rFonts w:ascii="Times New Roman" w:hAnsi="Times New Roman" w:cs="Times New Roman"/>
          <w:kern w:val="0"/>
          <w:lang w:eastAsia="en-GB"/>
          <w14:ligatures w14:val="none"/>
        </w:rPr>
      </w:pPr>
    </w:p>
    <w:p w14:paraId="0D10FC4A" w14:textId="77CC98C9" w:rsidR="005B2D72" w:rsidRPr="00FF3615" w:rsidDel="00D5208F" w:rsidRDefault="005B2D72" w:rsidP="005B2D72">
      <w:pPr>
        <w:spacing w:after="0" w:line="360" w:lineRule="auto"/>
        <w:jc w:val="both"/>
        <w:rPr>
          <w:del w:id="1230" w:author="Adam Beatty" w:date="2026-07-20T11:01:00Z" w16du:dateUtc="2026-07-20T10:01:00Z"/>
          <w:rFonts w:ascii="Times New Roman" w:hAnsi="Times New Roman" w:cs="Times New Roman"/>
          <w:kern w:val="0"/>
          <w:lang w:eastAsia="en-GB"/>
          <w14:ligatures w14:val="none"/>
        </w:rPr>
      </w:pPr>
    </w:p>
    <w:p w14:paraId="5FAB4F77" w14:textId="62DC06F9" w:rsidR="005B2D72" w:rsidRPr="00FF3615" w:rsidDel="00D5208F" w:rsidRDefault="005B2D72" w:rsidP="005B2D72">
      <w:pPr>
        <w:spacing w:after="0" w:line="360" w:lineRule="auto"/>
        <w:jc w:val="both"/>
        <w:rPr>
          <w:del w:id="1231" w:author="Adam Beatty" w:date="2026-07-20T11:01:00Z" w16du:dateUtc="2026-07-20T10:01:00Z"/>
          <w:rFonts w:ascii="Times New Roman" w:hAnsi="Times New Roman" w:cs="Times New Roman"/>
          <w:b/>
          <w:bCs/>
          <w:kern w:val="0"/>
          <w:lang w:eastAsia="en-GB"/>
          <w14:ligatures w14:val="none"/>
        </w:rPr>
      </w:pPr>
      <w:del w:id="1232" w:author="Adam Beatty" w:date="2026-07-20T11:01:00Z" w16du:dateUtc="2026-07-20T10:01:00Z">
        <w:r w:rsidRPr="00FF3615" w:rsidDel="00D5208F">
          <w:rPr>
            <w:rFonts w:ascii="Times New Roman" w:hAnsi="Times New Roman" w:cs="Times New Roman"/>
            <w:b/>
            <w:bCs/>
            <w:kern w:val="0"/>
            <w:lang w:eastAsia="en-GB"/>
            <w14:ligatures w14:val="none"/>
          </w:rPr>
          <w:delText>Challenges to Credible Integration.</w:delText>
        </w:r>
      </w:del>
    </w:p>
    <w:p w14:paraId="4A1464FE" w14:textId="78182924" w:rsidR="005B2D72" w:rsidRPr="00FF3615" w:rsidDel="00D5208F" w:rsidRDefault="005B2D72" w:rsidP="005B2D72">
      <w:pPr>
        <w:spacing w:after="0" w:line="360" w:lineRule="auto"/>
        <w:jc w:val="both"/>
        <w:rPr>
          <w:del w:id="1233" w:author="Adam Beatty" w:date="2026-07-20T11:01:00Z" w16du:dateUtc="2026-07-20T10:01:00Z"/>
          <w:rFonts w:ascii="Times New Roman" w:hAnsi="Times New Roman" w:cs="Times New Roman"/>
          <w:kern w:val="0"/>
          <w:lang w:eastAsia="en-GB"/>
          <w14:ligatures w14:val="none"/>
        </w:rPr>
      </w:pPr>
      <w:del w:id="1234" w:author="Adam Beatty" w:date="2026-07-20T11:01:00Z" w16du:dateUtc="2026-07-20T10:01:00Z">
        <w:r w:rsidRPr="00FF3615" w:rsidDel="00D5208F">
          <w:rPr>
            <w:rFonts w:ascii="Times New Roman" w:hAnsi="Times New Roman" w:cs="Times New Roman"/>
            <w:kern w:val="0"/>
            <w:lang w:eastAsia="en-GB"/>
            <w14:ligatures w14:val="none"/>
          </w:rPr>
          <w:delText xml:space="preserve">Nevertheless, significant constraints remain. </w:delText>
        </w:r>
      </w:del>
    </w:p>
    <w:p w14:paraId="0B73392C" w14:textId="616C5BA5" w:rsidR="005B2D72" w:rsidRPr="00FF3615" w:rsidDel="00D5208F" w:rsidRDefault="005B2D72" w:rsidP="005B2D72">
      <w:pPr>
        <w:pStyle w:val="ListParagraph"/>
        <w:numPr>
          <w:ilvl w:val="0"/>
          <w:numId w:val="9"/>
        </w:numPr>
        <w:spacing w:after="0" w:line="360" w:lineRule="auto"/>
        <w:jc w:val="both"/>
        <w:rPr>
          <w:del w:id="1235" w:author="Adam Beatty" w:date="2026-07-20T11:01:00Z" w16du:dateUtc="2026-07-20T10:01:00Z"/>
          <w:rFonts w:ascii="Times New Roman" w:hAnsi="Times New Roman" w:cs="Times New Roman"/>
          <w:b/>
          <w:bCs/>
          <w:kern w:val="0"/>
          <w:lang w:eastAsia="en-GB"/>
          <w14:ligatures w14:val="none"/>
        </w:rPr>
      </w:pPr>
      <w:del w:id="1236" w:author="Adam Beatty" w:date="2026-07-20T11:01:00Z" w16du:dateUtc="2026-07-20T10:01:00Z">
        <w:r w:rsidRPr="00FF3615" w:rsidDel="00D5208F">
          <w:rPr>
            <w:rFonts w:ascii="Times New Roman" w:hAnsi="Times New Roman" w:cs="Times New Roman"/>
            <w:b/>
            <w:bCs/>
            <w:kern w:val="0"/>
            <w:lang w:eastAsia="en-GB"/>
            <w14:ligatures w14:val="none"/>
          </w:rPr>
          <w:delText>Recruitment and Retention</w:delText>
        </w:r>
      </w:del>
    </w:p>
    <w:p w14:paraId="5E64F8BE" w14:textId="2A91753F" w:rsidR="005B2D72" w:rsidRPr="00FF3615" w:rsidDel="00D5208F" w:rsidRDefault="005B2D72" w:rsidP="005B2D72">
      <w:pPr>
        <w:spacing w:after="0" w:line="360" w:lineRule="auto"/>
        <w:jc w:val="both"/>
        <w:rPr>
          <w:del w:id="1237" w:author="Adam Beatty" w:date="2026-07-20T11:01:00Z" w16du:dateUtc="2026-07-20T10:01:00Z"/>
          <w:rFonts w:ascii="Times New Roman" w:hAnsi="Times New Roman" w:cs="Times New Roman"/>
          <w:kern w:val="0"/>
          <w:lang w:eastAsia="en-GB"/>
          <w14:ligatures w14:val="none"/>
        </w:rPr>
      </w:pPr>
      <w:del w:id="1238" w:author="Adam Beatty" w:date="2026-07-20T11:01:00Z" w16du:dateUtc="2026-07-20T10:01:00Z">
        <w:r w:rsidRPr="00FF3615" w:rsidDel="00D5208F">
          <w:rPr>
            <w:rFonts w:ascii="Times New Roman" w:hAnsi="Times New Roman" w:cs="Times New Roman"/>
            <w:kern w:val="0"/>
            <w:lang w:eastAsia="en-GB"/>
            <w14:ligatures w14:val="none"/>
          </w:rPr>
          <w:delText>Chronic recruitment and retention difficulties continue to challenge Defence Forces modernisatio</w:delText>
        </w:r>
      </w:del>
      <w:del w:id="1239" w:author="Adam Beatty" w:date="2026-07-19T22:05:00Z" w16du:dateUtc="2026-07-19T21:05:00Z">
        <w:r w:rsidRPr="00FF3615" w:rsidDel="000C4331">
          <w:rPr>
            <w:rFonts w:ascii="Times New Roman" w:hAnsi="Times New Roman" w:cs="Times New Roman"/>
            <w:kern w:val="0"/>
            <w:lang w:eastAsia="en-GB"/>
            <w14:ligatures w14:val="none"/>
          </w:rPr>
          <w:delText>n</w:delText>
        </w:r>
        <w:r w:rsidRPr="00FF3615" w:rsidDel="008F2B15">
          <w:rPr>
            <w:rFonts w:ascii="Times New Roman" w:hAnsi="Times New Roman" w:cs="Times New Roman"/>
            <w:kern w:val="0"/>
            <w:vertAlign w:val="superscript"/>
            <w:lang w:eastAsia="en-GB"/>
            <w14:ligatures w14:val="none"/>
          </w:rPr>
          <w:footnoteReference w:id="111"/>
        </w:r>
      </w:del>
      <w:del w:id="1242" w:author="Adam Beatty" w:date="2026-07-20T11:01:00Z" w16du:dateUtc="2026-07-20T10:01:00Z">
        <w:r w:rsidRPr="00FF3615" w:rsidDel="00D5208F">
          <w:rPr>
            <w:rFonts w:ascii="Times New Roman" w:hAnsi="Times New Roman" w:cs="Times New Roman"/>
            <w:kern w:val="0"/>
            <w:lang w:eastAsia="en-GB"/>
            <w14:ligatures w14:val="none"/>
          </w:rPr>
          <w:delText xml:space="preserve">. </w:delText>
        </w:r>
      </w:del>
    </w:p>
    <w:p w14:paraId="62A76DDC" w14:textId="57FC5C78" w:rsidR="005B2D72" w:rsidRPr="00FF3615" w:rsidDel="00D5208F" w:rsidRDefault="005B2D72" w:rsidP="005B2D72">
      <w:pPr>
        <w:pStyle w:val="ListParagraph"/>
        <w:numPr>
          <w:ilvl w:val="0"/>
          <w:numId w:val="9"/>
        </w:numPr>
        <w:spacing w:after="0" w:line="360" w:lineRule="auto"/>
        <w:jc w:val="both"/>
        <w:rPr>
          <w:del w:id="1243" w:author="Adam Beatty" w:date="2026-07-20T11:01:00Z" w16du:dateUtc="2026-07-20T10:01:00Z"/>
          <w:rFonts w:ascii="Times New Roman" w:hAnsi="Times New Roman" w:cs="Times New Roman"/>
          <w:b/>
          <w:bCs/>
          <w:kern w:val="0"/>
          <w:lang w:eastAsia="en-GB"/>
          <w14:ligatures w14:val="none"/>
        </w:rPr>
      </w:pPr>
      <w:del w:id="1244" w:author="Adam Beatty" w:date="2026-07-20T11:01:00Z" w16du:dateUtc="2026-07-20T10:01:00Z">
        <w:r w:rsidRPr="00FF3615" w:rsidDel="00D5208F">
          <w:rPr>
            <w:rFonts w:ascii="Times New Roman" w:hAnsi="Times New Roman" w:cs="Times New Roman"/>
            <w:b/>
            <w:bCs/>
            <w:kern w:val="0"/>
            <w:lang w:eastAsia="en-GB"/>
            <w14:ligatures w14:val="none"/>
          </w:rPr>
          <w:delText>Institutional Inertia</w:delText>
        </w:r>
      </w:del>
    </w:p>
    <w:p w14:paraId="4C2E6CC9" w14:textId="1B6F718B" w:rsidR="005B2D72" w:rsidRPr="00FF3615" w:rsidDel="00D5208F" w:rsidRDefault="005B2D72" w:rsidP="005B2D72">
      <w:pPr>
        <w:spacing w:after="0" w:line="360" w:lineRule="auto"/>
        <w:jc w:val="both"/>
        <w:rPr>
          <w:del w:id="1245" w:author="Adam Beatty" w:date="2026-07-20T11:01:00Z" w16du:dateUtc="2026-07-20T10:01:00Z"/>
          <w:rFonts w:ascii="Times New Roman" w:hAnsi="Times New Roman" w:cs="Times New Roman"/>
          <w:kern w:val="0"/>
          <w:lang w:eastAsia="en-GB"/>
          <w14:ligatures w14:val="none"/>
        </w:rPr>
      </w:pPr>
      <w:del w:id="1246" w:author="Adam Beatty" w:date="2026-07-20T11:01:00Z" w16du:dateUtc="2026-07-20T10:01:00Z">
        <w:r w:rsidRPr="00FF3615" w:rsidDel="00D5208F">
          <w:rPr>
            <w:rFonts w:ascii="Times New Roman" w:hAnsi="Times New Roman" w:cs="Times New Roman"/>
            <w:kern w:val="0"/>
            <w:lang w:eastAsia="en-GB"/>
            <w14:ligatures w14:val="none"/>
          </w:rPr>
          <w:delText xml:space="preserve">Procurement processes are often slow </w:delText>
        </w:r>
      </w:del>
      <w:del w:id="1247" w:author="Adam Beatty" w:date="2026-07-19T22:38:00Z" w16du:dateUtc="2026-07-19T21:38:00Z">
        <w:r w:rsidRPr="00FF3615" w:rsidDel="00F218FF">
          <w:rPr>
            <w:rFonts w:ascii="Times New Roman" w:hAnsi="Times New Roman" w:cs="Times New Roman"/>
            <w:kern w:val="0"/>
            <w:lang w:eastAsia="en-GB"/>
            <w14:ligatures w14:val="none"/>
          </w:rPr>
          <w:delText xml:space="preserve">and risk-averse, </w:delText>
        </w:r>
      </w:del>
      <w:del w:id="1248" w:author="Adam Beatty" w:date="2026-07-20T11:01:00Z" w16du:dateUtc="2026-07-20T10:01:00Z">
        <w:r w:rsidRPr="00FF3615" w:rsidDel="00D5208F">
          <w:rPr>
            <w:rFonts w:ascii="Times New Roman" w:hAnsi="Times New Roman" w:cs="Times New Roman"/>
            <w:kern w:val="0"/>
            <w:lang w:eastAsia="en-GB"/>
            <w14:ligatures w14:val="none"/>
          </w:rPr>
          <w:delText>while sustained political commitment to increased defence expenditure cannot be assumed</w:delText>
        </w:r>
      </w:del>
      <w:del w:id="1249" w:author="Adam Beatty" w:date="2026-07-19T22:48:00Z" w16du:dateUtc="2026-07-19T21:48:00Z">
        <w:r w:rsidRPr="00FF3615" w:rsidDel="00F62297">
          <w:rPr>
            <w:rFonts w:ascii="Times New Roman" w:hAnsi="Times New Roman" w:cs="Times New Roman"/>
            <w:kern w:val="0"/>
            <w:vertAlign w:val="superscript"/>
            <w:lang w:eastAsia="en-GB"/>
            <w14:ligatures w14:val="none"/>
          </w:rPr>
          <w:footnoteReference w:id="112"/>
        </w:r>
      </w:del>
      <w:del w:id="1254" w:author="Adam Beatty" w:date="2026-07-20T11:01:00Z" w16du:dateUtc="2026-07-20T10:01:00Z">
        <w:r w:rsidRPr="00FF3615" w:rsidDel="00D5208F">
          <w:rPr>
            <w:rFonts w:ascii="Times New Roman" w:hAnsi="Times New Roman" w:cs="Times New Roman"/>
            <w:kern w:val="0"/>
            <w:lang w:eastAsia="en-GB"/>
            <w14:ligatures w14:val="none"/>
          </w:rPr>
          <w:delText xml:space="preserve">. </w:delText>
        </w:r>
      </w:del>
    </w:p>
    <w:p w14:paraId="2C102905" w14:textId="0FCA0C78" w:rsidR="005B2D72" w:rsidRPr="00FF3615" w:rsidDel="00D5208F" w:rsidRDefault="005B2D72" w:rsidP="005B2D72">
      <w:pPr>
        <w:pStyle w:val="ListParagraph"/>
        <w:numPr>
          <w:ilvl w:val="0"/>
          <w:numId w:val="9"/>
        </w:numPr>
        <w:spacing w:after="0" w:line="360" w:lineRule="auto"/>
        <w:jc w:val="both"/>
        <w:rPr>
          <w:del w:id="1255" w:author="Adam Beatty" w:date="2026-07-20T11:01:00Z" w16du:dateUtc="2026-07-20T10:01:00Z"/>
          <w:rFonts w:ascii="Times New Roman" w:hAnsi="Times New Roman" w:cs="Times New Roman"/>
          <w:b/>
          <w:bCs/>
          <w:kern w:val="0"/>
          <w:lang w:eastAsia="en-GB"/>
          <w14:ligatures w14:val="none"/>
        </w:rPr>
      </w:pPr>
      <w:del w:id="1256" w:author="Adam Beatty" w:date="2026-07-20T11:01:00Z" w16du:dateUtc="2026-07-20T10:01:00Z">
        <w:r w:rsidRPr="00FF3615" w:rsidDel="00D5208F">
          <w:rPr>
            <w:rFonts w:ascii="Times New Roman" w:hAnsi="Times New Roman" w:cs="Times New Roman"/>
            <w:b/>
            <w:bCs/>
            <w:kern w:val="0"/>
            <w:lang w:eastAsia="en-GB"/>
            <w14:ligatures w14:val="none"/>
          </w:rPr>
          <w:delText>Ethical Concerns</w:delText>
        </w:r>
      </w:del>
    </w:p>
    <w:p w14:paraId="03028208" w14:textId="529EED1C" w:rsidR="005B2D72" w:rsidRPr="00FF3615" w:rsidDel="00D5208F" w:rsidRDefault="005B2D72" w:rsidP="005B2D72">
      <w:pPr>
        <w:spacing w:after="0" w:line="360" w:lineRule="auto"/>
        <w:jc w:val="both"/>
        <w:rPr>
          <w:del w:id="1257" w:author="Adam Beatty" w:date="2026-07-20T11:01:00Z" w16du:dateUtc="2026-07-20T10:01:00Z"/>
          <w:rFonts w:ascii="Times New Roman" w:hAnsi="Times New Roman" w:cs="Times New Roman"/>
          <w:kern w:val="0"/>
          <w:lang w:eastAsia="en-GB"/>
          <w14:ligatures w14:val="none"/>
        </w:rPr>
      </w:pPr>
      <w:del w:id="1258" w:author="Adam Beatty" w:date="2026-07-20T11:01:00Z" w16du:dateUtc="2026-07-20T10:01:00Z">
        <w:r w:rsidRPr="00FF3615" w:rsidDel="00D5208F">
          <w:rPr>
            <w:rFonts w:ascii="Times New Roman" w:hAnsi="Times New Roman" w:cs="Times New Roman"/>
            <w:kern w:val="0"/>
            <w:lang w:eastAsia="en-GB"/>
            <w14:ligatures w14:val="none"/>
          </w:rPr>
          <w:delText>Ethical concerns surrounding autonomous systems require careful policy development, particularly where lethal capabilities are considered</w:delText>
        </w:r>
        <w:r w:rsidRPr="00FF3615" w:rsidDel="00D5208F">
          <w:rPr>
            <w:rFonts w:ascii="Times New Roman" w:hAnsi="Times New Roman" w:cs="Times New Roman"/>
            <w:kern w:val="0"/>
            <w:vertAlign w:val="superscript"/>
            <w:lang w:eastAsia="en-GB"/>
            <w14:ligatures w14:val="none"/>
          </w:rPr>
          <w:footnoteReference w:id="113"/>
        </w:r>
        <w:r w:rsidRPr="00FF3615" w:rsidDel="00D5208F">
          <w:rPr>
            <w:rFonts w:ascii="Times New Roman" w:hAnsi="Times New Roman" w:cs="Times New Roman"/>
            <w:kern w:val="0"/>
            <w:lang w:eastAsia="en-GB"/>
            <w14:ligatures w14:val="none"/>
          </w:rPr>
          <w:delText xml:space="preserve">. </w:delText>
        </w:r>
      </w:del>
    </w:p>
    <w:p w14:paraId="12431EE3" w14:textId="7D942399" w:rsidR="005B2D72" w:rsidRPr="00FF3615" w:rsidDel="00D5208F" w:rsidRDefault="005B2D72" w:rsidP="005B2D72">
      <w:pPr>
        <w:pStyle w:val="ListParagraph"/>
        <w:numPr>
          <w:ilvl w:val="0"/>
          <w:numId w:val="9"/>
        </w:numPr>
        <w:spacing w:after="0" w:line="360" w:lineRule="auto"/>
        <w:jc w:val="both"/>
        <w:rPr>
          <w:del w:id="1267" w:author="Adam Beatty" w:date="2026-07-20T11:01:00Z" w16du:dateUtc="2026-07-20T10:01:00Z"/>
          <w:rFonts w:ascii="Times New Roman" w:hAnsi="Times New Roman" w:cs="Times New Roman"/>
          <w:b/>
          <w:bCs/>
          <w:kern w:val="0"/>
          <w:lang w:eastAsia="en-GB"/>
          <w14:ligatures w14:val="none"/>
        </w:rPr>
      </w:pPr>
      <w:del w:id="1268" w:author="Adam Beatty" w:date="2026-07-20T11:01:00Z" w16du:dateUtc="2026-07-20T10:01:00Z">
        <w:r w:rsidRPr="00FF3615" w:rsidDel="00D5208F">
          <w:rPr>
            <w:rFonts w:ascii="Times New Roman" w:hAnsi="Times New Roman" w:cs="Times New Roman"/>
            <w:b/>
            <w:bCs/>
            <w:kern w:val="0"/>
            <w:lang w:eastAsia="en-GB"/>
            <w14:ligatures w14:val="none"/>
          </w:rPr>
          <w:delText>Industrial Capacity</w:delText>
        </w:r>
      </w:del>
    </w:p>
    <w:p w14:paraId="24CF9031" w14:textId="373E3800" w:rsidR="004B186E" w:rsidRPr="00FF3615" w:rsidDel="00D5208F" w:rsidRDefault="005B2D72">
      <w:pPr>
        <w:spacing w:after="0" w:line="360" w:lineRule="auto"/>
        <w:jc w:val="both"/>
        <w:rPr>
          <w:del w:id="1269" w:author="Adam Beatty" w:date="2026-07-20T11:01:00Z" w16du:dateUtc="2026-07-20T10:01:00Z"/>
          <w:rFonts w:ascii="Times New Roman" w:hAnsi="Times New Roman" w:cs="Times New Roman"/>
          <w:kern w:val="0"/>
          <w:lang w:eastAsia="en-GB"/>
          <w14:ligatures w14:val="none"/>
        </w:rPr>
      </w:pPr>
      <w:del w:id="1270" w:author="Adam Beatty" w:date="2026-07-20T11:01:00Z" w16du:dateUtc="2026-07-20T10:01:00Z">
        <w:r w:rsidRPr="00FF3615" w:rsidDel="00D5208F">
          <w:rPr>
            <w:rFonts w:ascii="Times New Roman" w:hAnsi="Times New Roman" w:cs="Times New Roman"/>
            <w:kern w:val="0"/>
            <w:lang w:eastAsia="en-GB"/>
            <w14:ligatures w14:val="none"/>
          </w:rPr>
          <w:delText>Ireland's relatively small industrial base may also limit domestic production without substantial collaboration with European partners</w:delText>
        </w:r>
      </w:del>
      <w:del w:id="1271" w:author="Adam Beatty" w:date="2026-07-19T22:23:00Z" w16du:dateUtc="2026-07-19T21:23:00Z">
        <w:r w:rsidRPr="00FF3615" w:rsidDel="007556D3">
          <w:rPr>
            <w:rFonts w:ascii="Times New Roman" w:hAnsi="Times New Roman" w:cs="Times New Roman"/>
            <w:kern w:val="0"/>
            <w:vertAlign w:val="superscript"/>
            <w:lang w:eastAsia="en-GB"/>
            <w14:ligatures w14:val="none"/>
          </w:rPr>
          <w:footnoteReference w:id="114"/>
        </w:r>
      </w:del>
      <w:del w:id="1274" w:author="Adam Beatty" w:date="2026-07-20T11:01:00Z" w16du:dateUtc="2026-07-20T10:01:00Z">
        <w:r w:rsidRPr="00FF3615" w:rsidDel="00D5208F">
          <w:rPr>
            <w:rFonts w:ascii="Times New Roman" w:hAnsi="Times New Roman" w:cs="Times New Roman"/>
            <w:kern w:val="0"/>
            <w:lang w:eastAsia="en-GB"/>
            <w14:ligatures w14:val="none"/>
          </w:rPr>
          <w:delText xml:space="preserve">. </w:delText>
        </w:r>
      </w:del>
    </w:p>
    <w:p w14:paraId="310F2503" w14:textId="7FF7AF95" w:rsidR="005B2D72" w:rsidRPr="00FF3615" w:rsidDel="006C0F08" w:rsidRDefault="005B2D72" w:rsidP="005B2D72">
      <w:pPr>
        <w:spacing w:after="0" w:line="360" w:lineRule="auto"/>
        <w:jc w:val="both"/>
        <w:rPr>
          <w:del w:id="1275" w:author="Adam Beatty" w:date="2026-07-20T12:08:00Z" w16du:dateUtc="2026-07-20T11:08:00Z"/>
          <w:rFonts w:ascii="Times New Roman" w:hAnsi="Times New Roman" w:cs="Times New Roman"/>
          <w:kern w:val="0"/>
          <w:lang w:eastAsia="en-GB"/>
          <w14:ligatures w14:val="none"/>
        </w:rPr>
      </w:pPr>
    </w:p>
    <w:p w14:paraId="2D0BA1C2" w14:textId="5C17E11C" w:rsidR="005B2D72" w:rsidRPr="00FF3615" w:rsidDel="006C0F08" w:rsidRDefault="005B2D72" w:rsidP="005B2D72">
      <w:pPr>
        <w:spacing w:after="0" w:line="360" w:lineRule="auto"/>
        <w:jc w:val="both"/>
        <w:rPr>
          <w:del w:id="1276" w:author="Adam Beatty" w:date="2026-07-20T12:08:00Z" w16du:dateUtc="2026-07-20T11:08:00Z"/>
          <w:rFonts w:ascii="Times New Roman" w:hAnsi="Times New Roman" w:cs="Times New Roman"/>
          <w:kern w:val="0"/>
          <w:lang w:eastAsia="en-GB"/>
          <w14:ligatures w14:val="none"/>
        </w:rPr>
      </w:pPr>
    </w:p>
    <w:p w14:paraId="324955C3" w14:textId="4AF99AB0" w:rsidR="005B2D72" w:rsidRPr="00FF3615" w:rsidDel="006C0F08" w:rsidRDefault="005B2D72" w:rsidP="005B2D72">
      <w:pPr>
        <w:spacing w:after="0" w:line="360" w:lineRule="auto"/>
        <w:jc w:val="both"/>
        <w:rPr>
          <w:del w:id="1277" w:author="Adam Beatty" w:date="2026-07-20T12:08:00Z" w16du:dateUtc="2026-07-20T11:08:00Z"/>
          <w:rFonts w:ascii="Times New Roman" w:hAnsi="Times New Roman" w:cs="Times New Roman"/>
          <w:b/>
          <w:bCs/>
          <w:kern w:val="0"/>
          <w:lang w:eastAsia="en-GB"/>
          <w14:ligatures w14:val="none"/>
        </w:rPr>
      </w:pPr>
      <w:del w:id="1278" w:author="Adam Beatty" w:date="2026-07-20T12:08:00Z" w16du:dateUtc="2026-07-20T11:08:00Z">
        <w:r w:rsidRPr="00FF3615" w:rsidDel="006C0F08">
          <w:rPr>
            <w:rFonts w:ascii="Times New Roman" w:hAnsi="Times New Roman" w:cs="Times New Roman"/>
            <w:b/>
            <w:bCs/>
            <w:kern w:val="0"/>
            <w:lang w:eastAsia="en-GB"/>
            <w14:ligatures w14:val="none"/>
          </w:rPr>
          <w:delText>Section Conclusion</w:delText>
        </w:r>
      </w:del>
    </w:p>
    <w:p w14:paraId="426BDBDA" w14:textId="144875B9" w:rsidR="005B2D72" w:rsidRPr="00FF3615" w:rsidDel="006C0F08" w:rsidRDefault="005B2D72" w:rsidP="005B2D72">
      <w:pPr>
        <w:spacing w:after="0" w:line="360" w:lineRule="auto"/>
        <w:jc w:val="both"/>
        <w:rPr>
          <w:del w:id="1279" w:author="Adam Beatty" w:date="2026-07-20T12:08:00Z" w16du:dateUtc="2026-07-20T11:08:00Z"/>
          <w:rFonts w:ascii="Times New Roman" w:hAnsi="Times New Roman" w:cs="Times New Roman"/>
          <w:kern w:val="0"/>
          <w:highlight w:val="yellow"/>
          <w:lang w:eastAsia="en-GB"/>
          <w14:ligatures w14:val="none"/>
        </w:rPr>
      </w:pPr>
      <w:del w:id="1280" w:author="Adam Beatty" w:date="2026-07-20T12:08:00Z" w16du:dateUtc="2026-07-20T11:08:00Z">
        <w:r w:rsidRPr="00FF3615" w:rsidDel="006C0F08">
          <w:rPr>
            <w:rFonts w:ascii="Times New Roman" w:hAnsi="Times New Roman" w:cs="Times New Roman"/>
            <w:b/>
            <w:bCs/>
            <w:color w:val="FF0000"/>
            <w:kern w:val="0"/>
            <w:lang w:eastAsia="en-GB"/>
            <w14:ligatures w14:val="none"/>
          </w:rPr>
          <w:delText>Ultimately, the credibility of UxS integration within Irish defence policy will not be determined by the sophistication of the technology itself but by the effectiveness of the institutions that adopt it.</w:delText>
        </w:r>
        <w:r w:rsidRPr="00FF3615" w:rsidDel="006C0F08">
          <w:rPr>
            <w:rFonts w:ascii="Times New Roman" w:hAnsi="Times New Roman" w:cs="Times New Roman"/>
            <w:color w:val="FF0000"/>
            <w:kern w:val="0"/>
            <w:lang w:eastAsia="en-GB"/>
            <w14:ligatures w14:val="none"/>
          </w:rPr>
          <w:delText xml:space="preserve"> </w:delText>
        </w:r>
        <w:r w:rsidRPr="00FF3615" w:rsidDel="006C0F08">
          <w:rPr>
            <w:rFonts w:ascii="Times New Roman" w:hAnsi="Times New Roman" w:cs="Times New Roman"/>
            <w:color w:val="FFC000"/>
            <w:kern w:val="0"/>
            <w:lang w:eastAsia="en-GB"/>
            <w14:ligatures w14:val="none"/>
          </w:rPr>
          <w:delText>Recognition of disruptive military change, coherent operational concepts, institutional reform, rigorous experimentation, continuous technological adaptation, industrial partnership and multi-stakeholder governance together provide the pathway from tactical innovation to enduring capability. By following this process, Ireland can develop a defence posture that is affordable, credible and aligned with its strategic objectives, demonstrating that UxS-enabled denial is not merely an attractive tactical concept but a realistic and sustainable foundation for future Irish defence policy.</w:delText>
        </w:r>
        <w:r w:rsidRPr="00FF3615" w:rsidDel="006C0F08">
          <w:rPr>
            <w:rFonts w:ascii="Times New Roman" w:hAnsi="Times New Roman" w:cs="Times New Roman"/>
            <w:b/>
            <w:bCs/>
            <w:kern w:val="0"/>
            <w:lang w:eastAsia="en-GB"/>
            <w14:ligatures w14:val="none"/>
          </w:rPr>
          <w:delText xml:space="preserve"> Within Irish defence policy, a UxS enabled light infantry denial posture therefore occupies an important middle ground between symbolic defence and conventional deterrence.</w:delText>
        </w:r>
        <w:r w:rsidRPr="00FF3615" w:rsidDel="006C0F08">
          <w:rPr>
            <w:rFonts w:ascii="Times New Roman" w:hAnsi="Times New Roman" w:cs="Times New Roman"/>
            <w:kern w:val="0"/>
            <w:lang w:eastAsia="en-GB"/>
            <w14:ligatures w14:val="none"/>
          </w:rPr>
          <w:delText xml:space="preserve"> </w:delText>
        </w:r>
      </w:del>
    </w:p>
    <w:p w14:paraId="3EDE1502" w14:textId="3AD90031" w:rsidR="005B2D72" w:rsidRPr="00FF3615" w:rsidDel="006C0F08" w:rsidRDefault="005B2D72" w:rsidP="005B2D72">
      <w:pPr>
        <w:spacing w:after="0" w:line="360" w:lineRule="auto"/>
        <w:jc w:val="both"/>
        <w:rPr>
          <w:del w:id="1281" w:author="Adam Beatty" w:date="2026-07-20T12:08:00Z" w16du:dateUtc="2026-07-20T11:08:00Z"/>
          <w:rFonts w:ascii="Times New Roman" w:hAnsi="Times New Roman" w:cs="Times New Roman"/>
          <w:kern w:val="0"/>
          <w:lang w:eastAsia="en-GB"/>
          <w14:ligatures w14:val="none"/>
        </w:rPr>
      </w:pPr>
    </w:p>
    <w:p w14:paraId="68D8CD42" w14:textId="31E9244E" w:rsidR="005B2D72" w:rsidRPr="00FF3615" w:rsidDel="006C0F08" w:rsidRDefault="005B2D72" w:rsidP="005B2D72">
      <w:pPr>
        <w:rPr>
          <w:del w:id="1282" w:author="Adam Beatty" w:date="2026-07-20T12:08:00Z" w16du:dateUtc="2026-07-20T11:08:00Z"/>
          <w:rFonts w:ascii="Times New Roman" w:hAnsi="Times New Roman" w:cs="Times New Roman"/>
          <w:rPrChange w:id="1283" w:author="Adam Beatty" w:date="2026-07-20T11:40:00Z" w16du:dateUtc="2026-07-20T10:40:00Z">
            <w:rPr>
              <w:del w:id="1284" w:author="Adam Beatty" w:date="2026-07-20T12:08:00Z" w16du:dateUtc="2026-07-20T11:08:00Z"/>
            </w:rPr>
          </w:rPrChange>
        </w:rPr>
      </w:pPr>
    </w:p>
    <w:p w14:paraId="6AB33CE5" w14:textId="58228945" w:rsidR="00F1387E" w:rsidRPr="00FF3615" w:rsidDel="006C0F08" w:rsidRDefault="00F1387E" w:rsidP="00F1387E">
      <w:pPr>
        <w:rPr>
          <w:del w:id="1285" w:author="Adam Beatty" w:date="2026-07-20T12:08:00Z" w16du:dateUtc="2026-07-20T11:08:00Z"/>
          <w:rFonts w:ascii="Times New Roman" w:hAnsi="Times New Roman" w:cs="Times New Roman"/>
          <w:rPrChange w:id="1286" w:author="Adam Beatty" w:date="2026-07-20T11:40:00Z" w16du:dateUtc="2026-07-20T10:40:00Z">
            <w:rPr>
              <w:del w:id="1287" w:author="Adam Beatty" w:date="2026-07-20T12:08:00Z" w16du:dateUtc="2026-07-20T11:08:00Z"/>
            </w:rPr>
          </w:rPrChange>
        </w:rPr>
      </w:pPr>
    </w:p>
    <w:p w14:paraId="79340989" w14:textId="4D9F8FB6" w:rsidR="00F1387E" w:rsidRPr="00FF3615" w:rsidDel="006C0F08" w:rsidRDefault="00F1387E" w:rsidP="00F1387E">
      <w:pPr>
        <w:keepNext/>
        <w:keepLines/>
        <w:spacing w:before="160" w:after="80"/>
        <w:outlineLvl w:val="1"/>
        <w:rPr>
          <w:del w:id="1288" w:author="Adam Beatty" w:date="2026-07-20T12:08:00Z" w16du:dateUtc="2026-07-20T11:08:00Z"/>
          <w:rFonts w:ascii="Times New Roman" w:eastAsiaTheme="majorEastAsia" w:hAnsi="Times New Roman" w:cs="Times New Roman"/>
          <w:color w:val="0F4761" w:themeColor="accent1" w:themeShade="BF"/>
          <w:sz w:val="32"/>
          <w:szCs w:val="32"/>
          <w:rPrChange w:id="1289" w:author="Adam Beatty" w:date="2026-07-20T11:40:00Z" w16du:dateUtc="2026-07-20T10:40:00Z">
            <w:rPr>
              <w:del w:id="1290" w:author="Adam Beatty" w:date="2026-07-20T12:08:00Z" w16du:dateUtc="2026-07-20T11:08:00Z"/>
              <w:rFonts w:asciiTheme="majorHAnsi" w:eastAsiaTheme="majorEastAsia" w:hAnsiTheme="majorHAnsi" w:cstheme="majorBidi"/>
              <w:color w:val="0F4761" w:themeColor="accent1" w:themeShade="BF"/>
              <w:sz w:val="32"/>
              <w:szCs w:val="32"/>
            </w:rPr>
          </w:rPrChange>
        </w:rPr>
      </w:pPr>
      <w:del w:id="1291" w:author="Adam Beatty" w:date="2026-07-20T12:08:00Z" w16du:dateUtc="2026-07-20T11:08:00Z">
        <w:r w:rsidRPr="00FF3615" w:rsidDel="006C0F08">
          <w:rPr>
            <w:rFonts w:ascii="Times New Roman" w:eastAsiaTheme="majorEastAsia" w:hAnsi="Times New Roman" w:cs="Times New Roman"/>
            <w:color w:val="0F4761" w:themeColor="accent1" w:themeShade="BF"/>
            <w:sz w:val="32"/>
            <w:szCs w:val="32"/>
            <w:rPrChange w:id="1292" w:author="Adam Beatty" w:date="2026-07-20T11:40:00Z" w16du:dateUtc="2026-07-20T10:40:00Z">
              <w:rPr>
                <w:rFonts w:asciiTheme="majorHAnsi" w:eastAsiaTheme="majorEastAsia" w:hAnsiTheme="majorHAnsi" w:cstheme="majorBidi"/>
                <w:color w:val="0F4761" w:themeColor="accent1" w:themeShade="BF"/>
                <w:sz w:val="32"/>
                <w:szCs w:val="32"/>
              </w:rPr>
            </w:rPrChange>
          </w:rPr>
          <w:delText>Conclusion</w:delText>
        </w:r>
      </w:del>
    </w:p>
    <w:p w14:paraId="5C5EBFA2" w14:textId="2F4D8A39" w:rsidR="00F1387E" w:rsidRPr="00FF3615" w:rsidDel="00011667" w:rsidRDefault="00F1387E" w:rsidP="00F1387E">
      <w:pPr>
        <w:rPr>
          <w:del w:id="1293" w:author="Adam Beatty" w:date="2026-07-20T11:36:00Z" w16du:dateUtc="2026-07-20T10:36:00Z"/>
          <w:rFonts w:ascii="Times New Roman" w:hAnsi="Times New Roman" w:cs="Times New Roman"/>
          <w:rPrChange w:id="1294" w:author="Adam Beatty" w:date="2026-07-20T11:40:00Z" w16du:dateUtc="2026-07-20T10:40:00Z">
            <w:rPr>
              <w:del w:id="1295" w:author="Adam Beatty" w:date="2026-07-20T11:36:00Z" w16du:dateUtc="2026-07-20T10:36:00Z"/>
            </w:rPr>
          </w:rPrChange>
        </w:rPr>
      </w:pPr>
      <w:del w:id="1296" w:author="Adam Beatty" w:date="2026-07-20T11:36:00Z" w16du:dateUtc="2026-07-20T10:36:00Z">
        <w:r w:rsidRPr="00FF3615" w:rsidDel="00011667">
          <w:rPr>
            <w:rFonts w:ascii="Times New Roman" w:hAnsi="Times New Roman" w:cs="Times New Roman"/>
            <w:rPrChange w:id="1297" w:author="Adam Beatty" w:date="2026-07-20T11:40:00Z" w16du:dateUtc="2026-07-20T10:40:00Z">
              <w:rPr/>
            </w:rPrChange>
          </w:rPr>
          <w:delText>[]</w:delText>
        </w:r>
      </w:del>
    </w:p>
    <w:p w14:paraId="2C27D120" w14:textId="4CBC6D85" w:rsidR="00B93E1B" w:rsidRPr="00FF3615" w:rsidDel="00011667" w:rsidRDefault="00B93E1B" w:rsidP="00B93E1B">
      <w:pPr>
        <w:rPr>
          <w:del w:id="1298" w:author="Adam Beatty" w:date="2026-07-20T11:36:00Z" w16du:dateUtc="2026-07-20T10:36:00Z"/>
          <w:rFonts w:ascii="Times New Roman" w:hAnsi="Times New Roman" w:cs="Times New Roman"/>
          <w:rPrChange w:id="1299" w:author="Adam Beatty" w:date="2026-07-20T11:40:00Z" w16du:dateUtc="2026-07-20T10:40:00Z">
            <w:rPr>
              <w:del w:id="1300" w:author="Adam Beatty" w:date="2026-07-20T11:36:00Z" w16du:dateUtc="2026-07-20T10:36:00Z"/>
            </w:rPr>
          </w:rPrChange>
        </w:rPr>
      </w:pPr>
    </w:p>
    <w:p w14:paraId="47F6FE2B" w14:textId="03C56551" w:rsidR="008906B6" w:rsidRPr="00FF3615" w:rsidDel="00011667" w:rsidRDefault="005E2FA4" w:rsidP="00734406">
      <w:pPr>
        <w:pStyle w:val="Heading2"/>
        <w:rPr>
          <w:del w:id="1301" w:author="Adam Beatty" w:date="2026-07-20T11:36:00Z" w16du:dateUtc="2026-07-20T10:36:00Z"/>
          <w:rFonts w:ascii="Times New Roman" w:hAnsi="Times New Roman" w:cs="Times New Roman"/>
          <w:rPrChange w:id="1302" w:author="Adam Beatty" w:date="2026-07-20T11:40:00Z" w16du:dateUtc="2026-07-20T10:40:00Z">
            <w:rPr>
              <w:del w:id="1303" w:author="Adam Beatty" w:date="2026-07-20T11:36:00Z" w16du:dateUtc="2026-07-20T10:36:00Z"/>
            </w:rPr>
          </w:rPrChange>
        </w:rPr>
      </w:pPr>
      <w:del w:id="1304" w:author="Adam Beatty" w:date="2026-07-20T11:36:00Z" w16du:dateUtc="2026-07-20T10:36:00Z">
        <w:r w:rsidRPr="00FF3615" w:rsidDel="00011667">
          <w:rPr>
            <w:rFonts w:ascii="Times New Roman" w:hAnsi="Times New Roman" w:cs="Times New Roman"/>
            <w:rPrChange w:id="1305" w:author="Adam Beatty" w:date="2026-07-20T11:40:00Z" w16du:dateUtc="2026-07-20T10:40:00Z">
              <w:rPr/>
            </w:rPrChange>
          </w:rPr>
          <w:delText>Conclusion</w:delText>
        </w:r>
      </w:del>
    </w:p>
    <w:p w14:paraId="0F6241C4" w14:textId="320A5D9F" w:rsidR="00A83B70" w:rsidRPr="00FF3615" w:rsidDel="00011667" w:rsidRDefault="00E80E03" w:rsidP="005E2FA4">
      <w:pPr>
        <w:rPr>
          <w:del w:id="1306" w:author="Adam Beatty" w:date="2026-07-20T11:36:00Z" w16du:dateUtc="2026-07-20T10:36:00Z"/>
          <w:rFonts w:ascii="Times New Roman" w:hAnsi="Times New Roman" w:cs="Times New Roman"/>
          <w:rPrChange w:id="1307" w:author="Adam Beatty" w:date="2026-07-20T11:40:00Z" w16du:dateUtc="2026-07-20T10:40:00Z">
            <w:rPr>
              <w:del w:id="1308" w:author="Adam Beatty" w:date="2026-07-20T11:36:00Z" w16du:dateUtc="2026-07-20T10:36:00Z"/>
            </w:rPr>
          </w:rPrChange>
        </w:rPr>
      </w:pPr>
      <w:del w:id="1309" w:author="Adam Beatty" w:date="2026-07-20T11:36:00Z" w16du:dateUtc="2026-07-20T10:36:00Z">
        <w:r w:rsidRPr="00FF3615" w:rsidDel="00011667">
          <w:rPr>
            <w:rFonts w:ascii="Times New Roman" w:hAnsi="Times New Roman" w:cs="Times New Roman"/>
            <w:rPrChange w:id="1310" w:author="Adam Beatty" w:date="2026-07-20T11:40:00Z" w16du:dateUtc="2026-07-20T10:40:00Z">
              <w:rPr/>
            </w:rPrChange>
          </w:rPr>
          <w:delText>[]</w:delText>
        </w:r>
      </w:del>
    </w:p>
    <w:p w14:paraId="15E10228" w14:textId="3C838888" w:rsidR="00A83B70" w:rsidRPr="00FF3615" w:rsidDel="00011667" w:rsidRDefault="00A83B70">
      <w:pPr>
        <w:rPr>
          <w:del w:id="1311" w:author="Adam Beatty" w:date="2026-07-20T11:36:00Z" w16du:dateUtc="2026-07-20T10:36:00Z"/>
          <w:rFonts w:ascii="Times New Roman" w:hAnsi="Times New Roman" w:cs="Times New Roman"/>
          <w:rPrChange w:id="1312" w:author="Adam Beatty" w:date="2026-07-20T11:40:00Z" w16du:dateUtc="2026-07-20T10:40:00Z">
            <w:rPr>
              <w:del w:id="1313" w:author="Adam Beatty" w:date="2026-07-20T11:36:00Z" w16du:dateUtc="2026-07-20T10:36:00Z"/>
            </w:rPr>
          </w:rPrChange>
        </w:rPr>
      </w:pPr>
      <w:del w:id="1314" w:author="Adam Beatty" w:date="2026-07-20T11:36:00Z" w16du:dateUtc="2026-07-20T10:36:00Z">
        <w:r w:rsidRPr="00FF3615" w:rsidDel="00011667">
          <w:rPr>
            <w:rFonts w:ascii="Times New Roman" w:hAnsi="Times New Roman" w:cs="Times New Roman"/>
            <w:rPrChange w:id="1315" w:author="Adam Beatty" w:date="2026-07-20T11:40:00Z" w16du:dateUtc="2026-07-20T10:40:00Z">
              <w:rPr/>
            </w:rPrChange>
          </w:rPr>
          <w:br w:type="page"/>
        </w:r>
      </w:del>
    </w:p>
    <w:p w14:paraId="416E63C9" w14:textId="77777777" w:rsidR="005E2FA4" w:rsidRPr="00FF3615" w:rsidRDefault="005E2FA4" w:rsidP="005E2FA4">
      <w:pPr>
        <w:rPr>
          <w:rFonts w:ascii="Times New Roman" w:hAnsi="Times New Roman" w:cs="Times New Roman"/>
          <w:rPrChange w:id="1316" w:author="Adam Beatty" w:date="2026-07-20T11:40:00Z" w16du:dateUtc="2026-07-20T10:40:00Z">
            <w:rPr/>
          </w:rPrChange>
        </w:rPr>
      </w:pPr>
    </w:p>
    <w:sectPr w:rsidR="005E2FA4" w:rsidRPr="00FF36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98" w:author="Adam Beatty" w:date="2026-07-19T15:13:00Z" w:initials="AB">
    <w:p w14:paraId="1392082B" w14:textId="77777777" w:rsidR="00E2248B" w:rsidRDefault="00E2248B" w:rsidP="00E2248B">
      <w:pPr>
        <w:pStyle w:val="CommentText"/>
      </w:pPr>
      <w:r>
        <w:rPr>
          <w:rStyle w:val="CommentReference"/>
        </w:rPr>
        <w:annotationRef/>
      </w:r>
      <w:r>
        <w:rPr>
          <w:lang w:val="en-IE"/>
        </w:rPr>
        <w:t>This is asserted as the citation doesn’t back it up. Until we can support it, I’ll strike it through</w:t>
      </w:r>
    </w:p>
  </w:comment>
  <w:comment w:id="1009" w:author="Adam Beatty" w:date="2026-07-19T16:47:00Z" w:initials="AB">
    <w:p w14:paraId="52485272" w14:textId="77777777" w:rsidR="00261A57" w:rsidRDefault="00261A57" w:rsidP="00261A57">
      <w:pPr>
        <w:pStyle w:val="CommentText"/>
      </w:pPr>
      <w:r>
        <w:rPr>
          <w:rStyle w:val="CommentReference"/>
        </w:rPr>
        <w:annotationRef/>
      </w:r>
      <w:r>
        <w:rPr>
          <w:lang w:val="en-IE"/>
        </w:rPr>
        <w:t>I couldn’t see how the citation supported this sentence, so I proposed a rebuild to argue it. I realised it linked to an interview I did, and the Krepenivech citation I included earlier for tactical vs organisational adaptation</w:t>
      </w:r>
    </w:p>
  </w:comment>
  <w:comment w:id="1018" w:author="Adam Beatty" w:date="2026-07-19T16:59:00Z" w:initials="AB">
    <w:p w14:paraId="2561B79F" w14:textId="77777777" w:rsidR="00CC14EB" w:rsidRDefault="00CC14EB" w:rsidP="00CC14EB">
      <w:pPr>
        <w:pStyle w:val="CommentText"/>
      </w:pPr>
      <w:r>
        <w:rPr>
          <w:rStyle w:val="CommentReference"/>
        </w:rPr>
        <w:annotationRef/>
      </w:r>
      <w:r>
        <w:rPr>
          <w:lang w:val="en-IE"/>
        </w:rPr>
        <w:t>This wasn’t supported by the citation, so I changed the citation only</w:t>
      </w:r>
    </w:p>
  </w:comment>
  <w:comment w:id="1035" w:author="Adam Beatty" w:date="2026-07-19T17:02:00Z" w:initials="AB">
    <w:p w14:paraId="77A44ECE" w14:textId="77777777" w:rsidR="00620142" w:rsidRDefault="00620142" w:rsidP="00620142">
      <w:pPr>
        <w:pStyle w:val="CommentText"/>
      </w:pPr>
      <w:r>
        <w:rPr>
          <w:rStyle w:val="CommentReference"/>
        </w:rPr>
        <w:annotationRef/>
      </w:r>
      <w:r>
        <w:rPr>
          <w:lang w:val="en-IE"/>
        </w:rPr>
        <w:t>I like this one</w:t>
      </w:r>
    </w:p>
  </w:comment>
  <w:comment w:id="1041" w:author="Adam Beatty" w:date="2026-07-19T17:14:00Z" w:initials="AB">
    <w:p w14:paraId="4F4DEAE4" w14:textId="77777777" w:rsidR="007A26C5" w:rsidRDefault="007A26C5" w:rsidP="007A26C5">
      <w:pPr>
        <w:pStyle w:val="CommentText"/>
      </w:pPr>
      <w:r>
        <w:rPr>
          <w:rStyle w:val="CommentReference"/>
        </w:rPr>
        <w:annotationRef/>
      </w:r>
      <w:r>
        <w:rPr>
          <w:lang w:val="en-IE"/>
        </w:rPr>
        <w:t>The source says not to use the word “lessons” as the output of experimentation “2.11. Lessons.  Lessons from operations and exercises, as managed through the Defence lessons process, may contribute to setting the experimentation requirement and to subsequent Force Development.10 However, the evidence from experimentation (for example, findings and insights) are not input to the Defence lessons process as a matter of course and should not be referred to as ‘lessons’ in that sense. Occasionally, the evidence from experimentation activity may have implications for current practice and capabilities as a by-product; such evidence may be passed to the Defence lessons process for treatment as a lesson.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92082B" w15:done="0"/>
  <w15:commentEx w15:paraId="52485272" w15:done="0"/>
  <w15:commentEx w15:paraId="2561B79F" w15:done="0"/>
  <w15:commentEx w15:paraId="77A44ECE" w15:done="0"/>
  <w15:commentEx w15:paraId="4F4DEA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0E1001" w16cex:dateUtc="2026-07-19T14:13:00Z"/>
  <w16cex:commentExtensible w16cex:durableId="1FB91B02" w16cex:dateUtc="2026-07-19T15:47:00Z"/>
  <w16cex:commentExtensible w16cex:durableId="5E6ABC70" w16cex:dateUtc="2026-07-19T15:59:00Z"/>
  <w16cex:commentExtensible w16cex:durableId="199E92B9" w16cex:dateUtc="2026-07-19T16:02:00Z"/>
  <w16cex:commentExtensible w16cex:durableId="5C476314" w16cex:dateUtc="2026-07-19T16: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92082B" w16cid:durableId="0F0E1001"/>
  <w16cid:commentId w16cid:paraId="52485272" w16cid:durableId="1FB91B02"/>
  <w16cid:commentId w16cid:paraId="2561B79F" w16cid:durableId="5E6ABC70"/>
  <w16cid:commentId w16cid:paraId="77A44ECE" w16cid:durableId="199E92B9"/>
  <w16cid:commentId w16cid:paraId="4F4DEAE4" w16cid:durableId="5C4763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F73BA" w14:textId="77777777" w:rsidR="00E00D2E" w:rsidRDefault="00E00D2E" w:rsidP="008F41DA">
      <w:pPr>
        <w:spacing w:after="0" w:line="240" w:lineRule="auto"/>
      </w:pPr>
      <w:r>
        <w:separator/>
      </w:r>
    </w:p>
  </w:endnote>
  <w:endnote w:type="continuationSeparator" w:id="0">
    <w:p w14:paraId="2950E9D0" w14:textId="77777777" w:rsidR="00E00D2E" w:rsidRDefault="00E00D2E" w:rsidP="008F4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C95C" w14:textId="77777777" w:rsidR="00E00D2E" w:rsidRDefault="00E00D2E" w:rsidP="008F41DA">
      <w:pPr>
        <w:spacing w:after="0" w:line="240" w:lineRule="auto"/>
      </w:pPr>
      <w:r>
        <w:separator/>
      </w:r>
    </w:p>
  </w:footnote>
  <w:footnote w:type="continuationSeparator" w:id="0">
    <w:p w14:paraId="7ED90117" w14:textId="77777777" w:rsidR="00E00D2E" w:rsidRDefault="00E00D2E" w:rsidP="008F41DA">
      <w:pPr>
        <w:spacing w:after="0" w:line="240" w:lineRule="auto"/>
      </w:pPr>
      <w:r>
        <w:continuationSeparator/>
      </w:r>
    </w:p>
  </w:footnote>
  <w:footnote w:id="1">
    <w:p w14:paraId="17191408" w14:textId="6B6DF912" w:rsidR="006C0F08" w:rsidRDefault="006C0F08" w:rsidP="006C0F08">
      <w:pPr>
        <w:pStyle w:val="FootnoteText"/>
        <w:rPr>
          <w:ins w:id="11" w:author="Adam Beatty" w:date="2026-07-20T12:08:00Z" w16du:dateUtc="2026-07-20T11:08:00Z"/>
        </w:rPr>
      </w:pPr>
      <w:ins w:id="12" w:author="Adam Beatty" w:date="2026-07-20T12:08:00Z" w16du:dateUtc="2026-07-20T11:08:00Z">
        <w:r>
          <w:rPr>
            <w:rStyle w:val="FootnoteReference"/>
          </w:rPr>
          <w:footnoteRef/>
        </w:r>
        <w:r>
          <w:t xml:space="preserve"> </w:t>
        </w:r>
      </w:ins>
      <w:ins w:id="13" w:author="Adam Beatty" w:date="2026-07-20T15:07:00Z">
        <w:r w:rsidR="00255639" w:rsidRPr="00255639">
          <w:t xml:space="preserve">Jack Watling and Justin Bronk, </w:t>
        </w:r>
        <w:r w:rsidR="00255639" w:rsidRPr="00255639">
          <w:rPr>
            <w:i/>
            <w:iCs/>
          </w:rPr>
          <w:t>Protecting the Force from Uncrewed Aerial Systems</w:t>
        </w:r>
        <w:r w:rsidR="00255639" w:rsidRPr="00255639">
          <w:t xml:space="preserve"> (London: Royal United Services Institute for Defence and Security Studies, 2024), </w:t>
        </w:r>
        <w:r w:rsidR="00255639" w:rsidRPr="00255639">
          <w:fldChar w:fldCharType="begin"/>
        </w:r>
        <w:r w:rsidR="00255639" w:rsidRPr="00255639">
          <w:instrText>HYPERLINK "https://static.rusi.org/protecting-the-force-from-uncrewed-uas.pdf?utm_source=chatgpt.com" \t "_new"</w:instrText>
        </w:r>
        <w:r w:rsidR="00255639" w:rsidRPr="00255639">
          <w:fldChar w:fldCharType="separate"/>
        </w:r>
        <w:r w:rsidR="00255639" w:rsidRPr="00255639">
          <w:rPr>
            <w:rStyle w:val="Hyperlink"/>
          </w:rPr>
          <w:t>https://static.rusi.org/protecting-the-force-from-uncrewed-uas.pdf</w:t>
        </w:r>
      </w:ins>
      <w:ins w:id="14" w:author="Adam Beatty" w:date="2026-07-20T15:07:00Z" w16du:dateUtc="2026-07-20T14:07:00Z">
        <w:r w:rsidR="00255639" w:rsidRPr="00255639">
          <w:fldChar w:fldCharType="end"/>
        </w:r>
      </w:ins>
      <w:ins w:id="15" w:author="Adam Beatty" w:date="2026-07-20T15:07:00Z">
        <w:r w:rsidR="00255639" w:rsidRPr="00255639">
          <w:t>, accessed December 11, 2025.</w:t>
        </w:r>
      </w:ins>
    </w:p>
  </w:footnote>
  <w:footnote w:id="2">
    <w:p w14:paraId="38224728" w14:textId="5C833249" w:rsidR="006C0F08" w:rsidRDefault="006C0F08" w:rsidP="006C0F08">
      <w:pPr>
        <w:pStyle w:val="FootnoteText"/>
        <w:rPr>
          <w:ins w:id="16" w:author="Adam Beatty" w:date="2026-07-20T12:08:00Z" w16du:dateUtc="2026-07-20T11:08:00Z"/>
        </w:rPr>
      </w:pPr>
      <w:ins w:id="17" w:author="Adam Beatty" w:date="2026-07-20T12:08:00Z" w16du:dateUtc="2026-07-20T11:08:00Z">
        <w:r>
          <w:rPr>
            <w:rStyle w:val="FootnoteReference"/>
          </w:rPr>
          <w:footnoteRef/>
        </w:r>
        <w:r>
          <w:t xml:space="preserve"> </w:t>
        </w:r>
      </w:ins>
      <w:ins w:id="18" w:author="Adam Beatty" w:date="2026-07-20T15:08:00Z">
        <w:r w:rsidR="009F26FC" w:rsidRPr="009F26FC">
          <w:t xml:space="preserve">Oleksandra Molloy, </w:t>
        </w:r>
        <w:r w:rsidR="009F26FC" w:rsidRPr="009F26FC">
          <w:rPr>
            <w:i/>
            <w:iCs/>
          </w:rPr>
          <w:t>Drones in Modern Warfare: Lessons Learnt from the War in Ukraine</w:t>
        </w:r>
        <w:r w:rsidR="009F26FC" w:rsidRPr="009F26FC">
          <w:t xml:space="preserve">, Australian Army Occasional Paper no. 29 (Canberra: Australian Army Research Centre, 2024), 17, </w:t>
        </w:r>
        <w:r w:rsidR="009F26FC" w:rsidRPr="009F26FC">
          <w:fldChar w:fldCharType="begin"/>
        </w:r>
        <w:r w:rsidR="009F26FC" w:rsidRPr="009F26FC">
          <w:instrText>HYPERLINK "https://doi.org/10.61451/267513" \t "_new"</w:instrText>
        </w:r>
        <w:r w:rsidR="009F26FC" w:rsidRPr="009F26FC">
          <w:fldChar w:fldCharType="separate"/>
        </w:r>
        <w:r w:rsidR="009F26FC" w:rsidRPr="009F26FC">
          <w:rPr>
            <w:rStyle w:val="Hyperlink"/>
          </w:rPr>
          <w:t>https://doi.org/10.61451/267513</w:t>
        </w:r>
      </w:ins>
      <w:ins w:id="19" w:author="Adam Beatty" w:date="2026-07-20T15:08:00Z" w16du:dateUtc="2026-07-20T14:08:00Z">
        <w:r w:rsidR="009F26FC" w:rsidRPr="009F26FC">
          <w:fldChar w:fldCharType="end"/>
        </w:r>
      </w:ins>
      <w:ins w:id="20" w:author="Adam Beatty" w:date="2026-07-20T15:08:00Z">
        <w:r w:rsidR="009F26FC" w:rsidRPr="009F26FC">
          <w:t>, accessed November 2, 2025.</w:t>
        </w:r>
      </w:ins>
    </w:p>
  </w:footnote>
  <w:footnote w:id="3">
    <w:p w14:paraId="1610919D" w14:textId="3C188C70" w:rsidR="006C0F08" w:rsidRDefault="006C0F08" w:rsidP="006C0F08">
      <w:pPr>
        <w:pStyle w:val="FootnoteText"/>
        <w:rPr>
          <w:ins w:id="21" w:author="Adam Beatty" w:date="2026-07-20T12:08:00Z" w16du:dateUtc="2026-07-20T11:08:00Z"/>
        </w:rPr>
      </w:pPr>
      <w:ins w:id="22" w:author="Adam Beatty" w:date="2026-07-20T12:08:00Z" w16du:dateUtc="2026-07-20T11:08:00Z">
        <w:r>
          <w:rPr>
            <w:rStyle w:val="FootnoteReference"/>
          </w:rPr>
          <w:footnoteRef/>
        </w:r>
        <w:r>
          <w:t xml:space="preserve"> </w:t>
        </w:r>
      </w:ins>
      <w:ins w:id="23" w:author="Adam Beatty" w:date="2026-07-20T15:09:00Z">
        <w:r w:rsidR="00487C4E" w:rsidRPr="00487C4E">
          <w:t xml:space="preserve">Amos C. Fox, “Manoeuvre Is Dead? Understanding the Conditions and Components of Warfighting,” </w:t>
        </w:r>
        <w:r w:rsidR="00487C4E" w:rsidRPr="00487C4E">
          <w:rPr>
            <w:i/>
            <w:iCs/>
          </w:rPr>
          <w:t>The RUSI Journal</w:t>
        </w:r>
        <w:r w:rsidR="00487C4E" w:rsidRPr="00487C4E">
          <w:t xml:space="preserve"> 166, nos. 6–7 (2021): 10–18, </w:t>
        </w:r>
        <w:r w:rsidR="00487C4E" w:rsidRPr="00487C4E">
          <w:fldChar w:fldCharType="begin"/>
        </w:r>
        <w:r w:rsidR="00487C4E" w:rsidRPr="00487C4E">
          <w:instrText>HYPERLINK "https://doi.org/10.1080/03071847.2022.2058601" \t "_new"</w:instrText>
        </w:r>
        <w:r w:rsidR="00487C4E" w:rsidRPr="00487C4E">
          <w:fldChar w:fldCharType="separate"/>
        </w:r>
        <w:r w:rsidR="00487C4E" w:rsidRPr="00487C4E">
          <w:rPr>
            <w:rStyle w:val="Hyperlink"/>
          </w:rPr>
          <w:t>https://doi.org/10.1080/03071847.2022.2058601</w:t>
        </w:r>
      </w:ins>
      <w:ins w:id="24" w:author="Adam Beatty" w:date="2026-07-20T15:09:00Z" w16du:dateUtc="2026-07-20T14:09:00Z">
        <w:r w:rsidR="00487C4E" w:rsidRPr="00487C4E">
          <w:fldChar w:fldCharType="end"/>
        </w:r>
      </w:ins>
      <w:ins w:id="25" w:author="Adam Beatty" w:date="2026-07-20T15:09:00Z">
        <w:r w:rsidR="00487C4E" w:rsidRPr="00487C4E">
          <w:t>, accessed February 17, 2026.</w:t>
        </w:r>
      </w:ins>
    </w:p>
  </w:footnote>
  <w:footnote w:id="4">
    <w:p w14:paraId="5C922456" w14:textId="1B124160" w:rsidR="00383773" w:rsidRPr="00383773" w:rsidRDefault="006C0F08" w:rsidP="00383773">
      <w:pPr>
        <w:pStyle w:val="FootnoteText"/>
        <w:rPr>
          <w:ins w:id="26" w:author="Adam Beatty" w:date="2026-07-20T12:40:00Z"/>
        </w:rPr>
      </w:pPr>
      <w:ins w:id="27" w:author="Adam Beatty" w:date="2026-07-20T12:08:00Z" w16du:dateUtc="2026-07-20T11:08:00Z">
        <w:r>
          <w:rPr>
            <w:rStyle w:val="FootnoteReference"/>
          </w:rPr>
          <w:footnoteRef/>
        </w:r>
        <w:r>
          <w:t xml:space="preserve"> </w:t>
        </w:r>
      </w:ins>
      <w:ins w:id="28" w:author="Adam Beatty" w:date="2026-07-20T15:09:00Z">
        <w:r w:rsidR="00487C4E" w:rsidRPr="00487C4E">
          <w:t xml:space="preserve">Paul Cornish, “SDR Threats Series: Styles and Themes of Contemporary Warfare,” interview by Peter Roberts, </w:t>
        </w:r>
        <w:r w:rsidR="00487C4E" w:rsidRPr="00487C4E">
          <w:rPr>
            <w:i/>
            <w:iCs/>
          </w:rPr>
          <w:t>This Means War</w:t>
        </w:r>
        <w:r w:rsidR="00487C4E" w:rsidRPr="00487C4E">
          <w:t xml:space="preserve">, podcast audio, November 3, 2024, 40 min., </w:t>
        </w:r>
        <w:r w:rsidR="00487C4E" w:rsidRPr="00487C4E">
          <w:fldChar w:fldCharType="begin"/>
        </w:r>
        <w:r w:rsidR="00487C4E" w:rsidRPr="00487C4E">
          <w:instrText>HYPERLINK "https://podcasts.apple.com/gb/podcast/sdr-threats-series-styles-and-themes-of/id1629454648?i=1000675880639&amp;utm_source=chatgpt.com" \t "_new"</w:instrText>
        </w:r>
        <w:r w:rsidR="00487C4E" w:rsidRPr="00487C4E">
          <w:fldChar w:fldCharType="separate"/>
        </w:r>
        <w:r w:rsidR="00487C4E" w:rsidRPr="00487C4E">
          <w:rPr>
            <w:rStyle w:val="Hyperlink"/>
          </w:rPr>
          <w:t>https://podcasts.apple.com/gb/podcast/sdr-threats-series-styles-and-themes-of/id1629454648?i=1000675880639</w:t>
        </w:r>
      </w:ins>
      <w:ins w:id="29" w:author="Adam Beatty" w:date="2026-07-20T15:09:00Z" w16du:dateUtc="2026-07-20T14:09:00Z">
        <w:r w:rsidR="00487C4E" w:rsidRPr="00487C4E">
          <w:fldChar w:fldCharType="end"/>
        </w:r>
      </w:ins>
      <w:ins w:id="30" w:author="Adam Beatty" w:date="2026-07-20T15:09:00Z">
        <w:r w:rsidR="00487C4E" w:rsidRPr="00487C4E">
          <w:t xml:space="preserve">, accessed February 10, 2026; Matthew Revels and Eric Uribe, “Drones Won’t Save Us: Learning the Wrong Lessons from Ukraine Will Cost the US Army Its Edge in Maneuver Warfare,” Modern War Institute, November 5, 2025, </w:t>
        </w:r>
        <w:r w:rsidR="00487C4E" w:rsidRPr="00487C4E">
          <w:fldChar w:fldCharType="begin"/>
        </w:r>
        <w:r w:rsidR="00487C4E" w:rsidRPr="00487C4E">
          <w:instrText>HYPERLINK "https://mwi.westpoint.edu/drones-wont-save-us-learning-the-wrong-lessons-from-ukraine-will-cost-the-us-army-its-edge-in-maneuver-warfare/?utm_source=chatgpt.com" \t "_new"</w:instrText>
        </w:r>
        <w:r w:rsidR="00487C4E" w:rsidRPr="00487C4E">
          <w:fldChar w:fldCharType="separate"/>
        </w:r>
        <w:r w:rsidR="00487C4E" w:rsidRPr="00487C4E">
          <w:rPr>
            <w:rStyle w:val="Hyperlink"/>
          </w:rPr>
          <w:t>https://mwi.westpoint.edu/drones-wont-save-us-learning-the-wrong-lessons-from-ukraine-will-cost-the-us-army-its-edge-in-maneuver-warfare/</w:t>
        </w:r>
      </w:ins>
      <w:ins w:id="31" w:author="Adam Beatty" w:date="2026-07-20T15:09:00Z" w16du:dateUtc="2026-07-20T14:09:00Z">
        <w:r w:rsidR="00487C4E" w:rsidRPr="00487C4E">
          <w:fldChar w:fldCharType="end"/>
        </w:r>
      </w:ins>
      <w:ins w:id="32" w:author="Adam Beatty" w:date="2026-07-20T15:09:00Z">
        <w:r w:rsidR="00487C4E" w:rsidRPr="00487C4E">
          <w:t xml:space="preserve">, accessed February 12, 2026; Jack Watling, Oleksandr V. Danylyuk, and Nick Reynolds, </w:t>
        </w:r>
        <w:r w:rsidR="00487C4E" w:rsidRPr="00487C4E">
          <w:rPr>
            <w:i/>
            <w:iCs/>
          </w:rPr>
          <w:t>Preliminary Lessons from Ukraine’s Offensive Operations, 2022–23</w:t>
        </w:r>
        <w:r w:rsidR="00487C4E" w:rsidRPr="00487C4E">
          <w:t xml:space="preserve"> (London: Royal United Services Institute for Defence and Security Studies, 2024), </w:t>
        </w:r>
        <w:r w:rsidR="00487C4E" w:rsidRPr="00487C4E">
          <w:fldChar w:fldCharType="begin"/>
        </w:r>
        <w:r w:rsidR="00487C4E" w:rsidRPr="00487C4E">
          <w:instrText>HYPERLINK "https://static.rusi.org/lessons-learned-ukraine-offensive-2022-23.pdf?utm_source=chatgpt.com" \t "_new"</w:instrText>
        </w:r>
        <w:r w:rsidR="00487C4E" w:rsidRPr="00487C4E">
          <w:fldChar w:fldCharType="separate"/>
        </w:r>
        <w:r w:rsidR="00487C4E" w:rsidRPr="00487C4E">
          <w:rPr>
            <w:rStyle w:val="Hyperlink"/>
          </w:rPr>
          <w:t>https://static.rusi.org/lessons-learned-ukraine-offensive-2022-23.pdf</w:t>
        </w:r>
      </w:ins>
      <w:ins w:id="33" w:author="Adam Beatty" w:date="2026-07-20T15:09:00Z" w16du:dateUtc="2026-07-20T14:09:00Z">
        <w:r w:rsidR="00487C4E" w:rsidRPr="00487C4E">
          <w:fldChar w:fldCharType="end"/>
        </w:r>
      </w:ins>
      <w:ins w:id="34" w:author="Adam Beatty" w:date="2026-07-20T15:09:00Z">
        <w:r w:rsidR="00487C4E" w:rsidRPr="00487C4E">
          <w:t>, accessed December 11, 2025.</w:t>
        </w:r>
      </w:ins>
    </w:p>
    <w:p w14:paraId="14AF03D6" w14:textId="6D88CFE1" w:rsidR="006C0F08" w:rsidRDefault="006C0F08" w:rsidP="006C0F08">
      <w:pPr>
        <w:pStyle w:val="FootnoteText"/>
        <w:rPr>
          <w:ins w:id="35" w:author="Adam Beatty" w:date="2026-07-20T12:08:00Z" w16du:dateUtc="2026-07-20T11:08:00Z"/>
        </w:rPr>
      </w:pPr>
    </w:p>
  </w:footnote>
  <w:footnote w:id="5">
    <w:p w14:paraId="1932ED61" w14:textId="045CDD77" w:rsidR="006C0F08" w:rsidRDefault="006C0F08" w:rsidP="006C0F08">
      <w:pPr>
        <w:pStyle w:val="FootnoteText"/>
        <w:rPr>
          <w:ins w:id="46" w:author="Adam Beatty" w:date="2026-07-20T12:08:00Z" w16du:dateUtc="2026-07-20T11:08:00Z"/>
        </w:rPr>
      </w:pPr>
      <w:ins w:id="47" w:author="Adam Beatty" w:date="2026-07-20T12:08:00Z" w16du:dateUtc="2026-07-20T11:08:00Z">
        <w:r>
          <w:rPr>
            <w:rStyle w:val="FootnoteReference"/>
          </w:rPr>
          <w:footnoteRef/>
        </w:r>
        <w:r>
          <w:t xml:space="preserve"> </w:t>
        </w:r>
      </w:ins>
      <w:ins w:id="48" w:author="Adam Beatty" w:date="2026-07-20T15:09:00Z">
        <w:r w:rsidR="00954BCB" w:rsidRPr="00954BCB">
          <w:t xml:space="preserve">The </w:t>
        </w:r>
        <w:r w:rsidR="00954BCB" w:rsidRPr="00954BCB">
          <w:rPr>
            <w:i/>
            <w:iCs/>
          </w:rPr>
          <w:t>Defence Policy Review</w:t>
        </w:r>
        <w:r w:rsidR="00954BCB" w:rsidRPr="00954BCB">
          <w:t xml:space="preserve"> updates rather than replaces the 2015 </w:t>
        </w:r>
        <w:r w:rsidR="00954BCB" w:rsidRPr="00954BCB">
          <w:rPr>
            <w:i/>
            <w:iCs/>
          </w:rPr>
          <w:t>White Paper on Defence</w:t>
        </w:r>
        <w:r w:rsidR="00954BCB" w:rsidRPr="00954BCB">
          <w:t xml:space="preserve">. Government of Ireland, </w:t>
        </w:r>
        <w:r w:rsidR="00954BCB" w:rsidRPr="00954BCB">
          <w:rPr>
            <w:i/>
            <w:iCs/>
          </w:rPr>
          <w:t>Defence Policy Review 2024: Adjusting and Affirming Our Defence Policy in an Era of Change</w:t>
        </w:r>
        <w:r w:rsidR="00954BCB" w:rsidRPr="00954BCB">
          <w:t xml:space="preserve"> (Dublin: Department of Defence, 2024), </w:t>
        </w:r>
        <w:r w:rsidR="00954BCB" w:rsidRPr="00954BCB">
          <w:fldChar w:fldCharType="begin"/>
        </w:r>
        <w:r w:rsidR="00954BCB" w:rsidRPr="00954BCB">
          <w:instrText>HYPERLINK "https://assets.gov.ie/static/documents/defence-policy-review-2024.pdf?utm_source=chatgpt.com" \t "_new"</w:instrText>
        </w:r>
        <w:r w:rsidR="00954BCB" w:rsidRPr="00954BCB">
          <w:fldChar w:fldCharType="separate"/>
        </w:r>
        <w:r w:rsidR="00954BCB" w:rsidRPr="00954BCB">
          <w:rPr>
            <w:rStyle w:val="Hyperlink"/>
          </w:rPr>
          <w:t>https://assets.gov.ie/static/documents/defence-policy-review-2024.pdf</w:t>
        </w:r>
      </w:ins>
      <w:ins w:id="49" w:author="Adam Beatty" w:date="2026-07-20T15:09:00Z" w16du:dateUtc="2026-07-20T14:09:00Z">
        <w:r w:rsidR="00954BCB" w:rsidRPr="00954BCB">
          <w:fldChar w:fldCharType="end"/>
        </w:r>
      </w:ins>
      <w:ins w:id="50" w:author="Adam Beatty" w:date="2026-07-20T15:09:00Z">
        <w:r w:rsidR="00954BCB" w:rsidRPr="00954BCB">
          <w:t xml:space="preserve">, accessed June 20, 2026; Government of Ireland, </w:t>
        </w:r>
        <w:r w:rsidR="00954BCB" w:rsidRPr="00954BCB">
          <w:rPr>
            <w:i/>
            <w:iCs/>
          </w:rPr>
          <w:t>White Paper on Defence</w:t>
        </w:r>
        <w:r w:rsidR="00954BCB" w:rsidRPr="00954BCB">
          <w:t xml:space="preserve"> (Dublin: Department of Defence, 2015), </w:t>
        </w:r>
        <w:r w:rsidR="00954BCB" w:rsidRPr="00954BCB">
          <w:fldChar w:fldCharType="begin"/>
        </w:r>
        <w:r w:rsidR="00954BCB" w:rsidRPr="00954BCB">
          <w:instrText>HYPERLINK "https://assets.gov.ie/static/documents/white-paper-on-defence-august-2015.pdf?utm_source=chatgpt.com" \t "_new"</w:instrText>
        </w:r>
        <w:r w:rsidR="00954BCB" w:rsidRPr="00954BCB">
          <w:fldChar w:fldCharType="separate"/>
        </w:r>
        <w:r w:rsidR="00954BCB" w:rsidRPr="00954BCB">
          <w:rPr>
            <w:rStyle w:val="Hyperlink"/>
          </w:rPr>
          <w:t>https://assets.gov.ie/static/documents/white-paper-on-defence-august-2015.pdf</w:t>
        </w:r>
      </w:ins>
      <w:ins w:id="51" w:author="Adam Beatty" w:date="2026-07-20T15:09:00Z" w16du:dateUtc="2026-07-20T14:09:00Z">
        <w:r w:rsidR="00954BCB" w:rsidRPr="00954BCB">
          <w:fldChar w:fldCharType="end"/>
        </w:r>
      </w:ins>
      <w:ins w:id="52" w:author="Adam Beatty" w:date="2026-07-20T15:09:00Z">
        <w:r w:rsidR="00954BCB" w:rsidRPr="00954BCB">
          <w:t>, accessed June 20, 2026.</w:t>
        </w:r>
      </w:ins>
    </w:p>
  </w:footnote>
  <w:footnote w:id="6">
    <w:p w14:paraId="361D85CE" w14:textId="2D8374C4" w:rsidR="006C0F08" w:rsidRDefault="006C0F08" w:rsidP="006C0F08">
      <w:pPr>
        <w:pStyle w:val="FootnoteText"/>
        <w:rPr>
          <w:ins w:id="63" w:author="Adam Beatty" w:date="2026-07-20T12:08:00Z" w16du:dateUtc="2026-07-20T11:08:00Z"/>
        </w:rPr>
      </w:pPr>
      <w:ins w:id="64" w:author="Adam Beatty" w:date="2026-07-20T12:08:00Z" w16du:dateUtc="2026-07-20T11:08:00Z">
        <w:r>
          <w:rPr>
            <w:rStyle w:val="FootnoteReference"/>
          </w:rPr>
          <w:footnoteRef/>
        </w:r>
        <w:r>
          <w:t xml:space="preserve"> </w:t>
        </w:r>
      </w:ins>
      <w:ins w:id="65" w:author="Adam Beatty" w:date="2026-07-20T15:12:00Z">
        <w:r w:rsidR="00170ADA" w:rsidRPr="00170ADA">
          <w:t xml:space="preserve">Catherine Connolly, contribution to “Defence (Amendment) Bill 2024: Second Stage,” </w:t>
        </w:r>
        <w:r w:rsidR="00170ADA" w:rsidRPr="00170ADA">
          <w:rPr>
            <w:i/>
            <w:iCs/>
          </w:rPr>
          <w:t>Dáil Éireann Debates</w:t>
        </w:r>
        <w:r w:rsidR="00170ADA" w:rsidRPr="00170ADA">
          <w:t xml:space="preserve"> 1053, no. 4, May 2, 2024, </w:t>
        </w:r>
        <w:r w:rsidR="00170ADA" w:rsidRPr="00170ADA">
          <w:fldChar w:fldCharType="begin"/>
        </w:r>
        <w:r w:rsidR="00170ADA" w:rsidRPr="00170ADA">
          <w:instrText>HYPERLINK "https://www.oireachtas.ie/en/debates/debate/dail/2024-05-02/32/?utm_source=chatgpt.com" \t "_new"</w:instrText>
        </w:r>
        <w:r w:rsidR="00170ADA" w:rsidRPr="00170ADA">
          <w:fldChar w:fldCharType="separate"/>
        </w:r>
        <w:r w:rsidR="00170ADA" w:rsidRPr="00170ADA">
          <w:rPr>
            <w:rStyle w:val="Hyperlink"/>
          </w:rPr>
          <w:t>https://www.oireachtas.ie/en/debates/debate/dail/2024-05-02/32/</w:t>
        </w:r>
      </w:ins>
      <w:ins w:id="66" w:author="Adam Beatty" w:date="2026-07-20T15:12:00Z" w16du:dateUtc="2026-07-20T14:12:00Z">
        <w:r w:rsidR="00170ADA" w:rsidRPr="00170ADA">
          <w:fldChar w:fldCharType="end"/>
        </w:r>
      </w:ins>
      <w:ins w:id="67" w:author="Adam Beatty" w:date="2026-07-20T15:12:00Z">
        <w:r w:rsidR="00170ADA" w:rsidRPr="00170ADA">
          <w:t>, accessed June 24, 2026.</w:t>
        </w:r>
      </w:ins>
    </w:p>
  </w:footnote>
  <w:footnote w:id="7">
    <w:p w14:paraId="25A30721" w14:textId="23C3C4AF" w:rsidR="006C0F08" w:rsidRDefault="006C0F08" w:rsidP="006C0F08">
      <w:pPr>
        <w:pStyle w:val="FootnoteText"/>
        <w:rPr>
          <w:ins w:id="68" w:author="Adam Beatty" w:date="2026-07-20T12:08:00Z" w16du:dateUtc="2026-07-20T11:08:00Z"/>
        </w:rPr>
      </w:pPr>
      <w:ins w:id="69" w:author="Adam Beatty" w:date="2026-07-20T12:08:00Z" w16du:dateUtc="2026-07-20T11:08:00Z">
        <w:r>
          <w:rPr>
            <w:rStyle w:val="FootnoteReference"/>
          </w:rPr>
          <w:footnoteRef/>
        </w:r>
        <w:r>
          <w:t xml:space="preserve"> </w:t>
        </w:r>
      </w:ins>
      <w:ins w:id="70" w:author="Adam Beatty" w:date="2026-07-20T15:17:00Z">
        <w:r w:rsidR="002A0F1D" w:rsidRPr="002A0F1D">
          <w:t xml:space="preserve">John J. Mearsheimer, “Back to the Future: Instability in Europe after the Cold War,” </w:t>
        </w:r>
        <w:r w:rsidR="002A0F1D" w:rsidRPr="002A0F1D">
          <w:rPr>
            <w:i/>
            <w:iCs/>
          </w:rPr>
          <w:t>International Security</w:t>
        </w:r>
        <w:r w:rsidR="002A0F1D" w:rsidRPr="002A0F1D">
          <w:t xml:space="preserve"> 15, no. 1 (1990): 5–56, </w:t>
        </w:r>
        <w:r w:rsidR="002A0F1D" w:rsidRPr="002A0F1D">
          <w:fldChar w:fldCharType="begin"/>
        </w:r>
        <w:r w:rsidR="002A0F1D" w:rsidRPr="002A0F1D">
          <w:instrText>HYPERLINK "https://www.jstor.org/stable/2538981" \t "_new"</w:instrText>
        </w:r>
        <w:r w:rsidR="002A0F1D" w:rsidRPr="002A0F1D">
          <w:fldChar w:fldCharType="separate"/>
        </w:r>
        <w:r w:rsidR="002A0F1D" w:rsidRPr="002A0F1D">
          <w:rPr>
            <w:rStyle w:val="Hyperlink"/>
          </w:rPr>
          <w:t>https://www.jstor.org/stable/2538981</w:t>
        </w:r>
      </w:ins>
      <w:ins w:id="71" w:author="Adam Beatty" w:date="2026-07-20T15:17:00Z" w16du:dateUtc="2026-07-20T14:17:00Z">
        <w:r w:rsidR="002A0F1D" w:rsidRPr="002A0F1D">
          <w:fldChar w:fldCharType="end"/>
        </w:r>
      </w:ins>
      <w:ins w:id="72" w:author="Adam Beatty" w:date="2026-07-20T15:17:00Z">
        <w:r w:rsidR="002A0F1D" w:rsidRPr="002A0F1D">
          <w:t>, accessed November 29, 2025.</w:t>
        </w:r>
      </w:ins>
    </w:p>
  </w:footnote>
  <w:footnote w:id="8">
    <w:p w14:paraId="7A5547EA" w14:textId="126EF611" w:rsidR="006C0F08" w:rsidRDefault="006C0F08" w:rsidP="006C0F08">
      <w:pPr>
        <w:pStyle w:val="FootnoteText"/>
        <w:rPr>
          <w:ins w:id="73" w:author="Adam Beatty" w:date="2026-07-20T12:08:00Z" w16du:dateUtc="2026-07-20T11:08:00Z"/>
        </w:rPr>
      </w:pPr>
      <w:ins w:id="74" w:author="Adam Beatty" w:date="2026-07-20T12:08:00Z" w16du:dateUtc="2026-07-20T11:08:00Z">
        <w:r>
          <w:rPr>
            <w:rStyle w:val="FootnoteReference"/>
          </w:rPr>
          <w:footnoteRef/>
        </w:r>
        <w:r>
          <w:t xml:space="preserve"> </w:t>
        </w:r>
      </w:ins>
      <w:ins w:id="75" w:author="Adam Beatty" w:date="2026-07-20T15:18:00Z">
        <w:r w:rsidR="00E57FD1" w:rsidRPr="00E57FD1">
          <w:t xml:space="preserve">United States Congress, </w:t>
        </w:r>
        <w:r w:rsidR="00E57FD1" w:rsidRPr="00E57FD1">
          <w:rPr>
            <w:i/>
            <w:iCs/>
          </w:rPr>
          <w:t>Congressional Record: Proceedings and Debates of the 119th Congress, First Session</w:t>
        </w:r>
        <w:r w:rsidR="00E57FD1" w:rsidRPr="00E57FD1">
          <w:t xml:space="preserve"> 171, no. 41 (March 4, 2025), </w:t>
        </w:r>
        <w:r w:rsidR="00E57FD1" w:rsidRPr="00E57FD1">
          <w:fldChar w:fldCharType="begin"/>
        </w:r>
        <w:r w:rsidR="00E57FD1" w:rsidRPr="00E57FD1">
          <w:instrText>HYPERLINK "https://www.congress.gov/119/crec/2025/03/04/171/41/CREC-2025-03-04.pdf" \t "_new"</w:instrText>
        </w:r>
        <w:r w:rsidR="00E57FD1" w:rsidRPr="00E57FD1">
          <w:fldChar w:fldCharType="separate"/>
        </w:r>
        <w:r w:rsidR="00E57FD1" w:rsidRPr="00E57FD1">
          <w:rPr>
            <w:rStyle w:val="Hyperlink"/>
          </w:rPr>
          <w:t>https://www.congress.gov/119/crec/2025/03/04/171/41/CREC-2025-03-04.pdf</w:t>
        </w:r>
      </w:ins>
      <w:ins w:id="76" w:author="Adam Beatty" w:date="2026-07-20T15:18:00Z" w16du:dateUtc="2026-07-20T14:18:00Z">
        <w:r w:rsidR="00E57FD1" w:rsidRPr="00E57FD1">
          <w:fldChar w:fldCharType="end"/>
        </w:r>
      </w:ins>
      <w:ins w:id="77" w:author="Adam Beatty" w:date="2026-07-20T15:18:00Z">
        <w:r w:rsidR="00E57FD1" w:rsidRPr="00E57FD1">
          <w:t>, accessed April 1, 2026.</w:t>
        </w:r>
      </w:ins>
    </w:p>
  </w:footnote>
  <w:footnote w:id="9">
    <w:p w14:paraId="175FED2A" w14:textId="2801A1EB" w:rsidR="006C0F08" w:rsidRDefault="006C0F08" w:rsidP="00256A0E">
      <w:pPr>
        <w:pStyle w:val="FootnoteText"/>
        <w:rPr>
          <w:ins w:id="78" w:author="Adam Beatty" w:date="2026-07-20T12:08:00Z" w16du:dateUtc="2026-07-20T11:08:00Z"/>
        </w:rPr>
      </w:pPr>
      <w:ins w:id="79" w:author="Adam Beatty" w:date="2026-07-20T12:08:00Z" w16du:dateUtc="2026-07-20T11:08:00Z">
        <w:r>
          <w:rPr>
            <w:rStyle w:val="FootnoteReference"/>
          </w:rPr>
          <w:footnoteRef/>
        </w:r>
        <w:r>
          <w:t xml:space="preserve"> </w:t>
        </w:r>
      </w:ins>
      <w:ins w:id="80" w:author="Adam Beatty" w:date="2026-07-20T15:18:00Z">
        <w:r w:rsidR="00E57FD1" w:rsidRPr="00E57FD1">
          <w:t xml:space="preserve">Statsministeriet, </w:t>
        </w:r>
        <w:r w:rsidR="00E57FD1" w:rsidRPr="00E57FD1">
          <w:rPr>
            <w:i/>
            <w:iCs/>
          </w:rPr>
          <w:t>Fællesudtalelse om Grønland</w:t>
        </w:r>
        <w:r w:rsidR="00E57FD1" w:rsidRPr="00E57FD1">
          <w:t xml:space="preserve">, January 6, 2026, </w:t>
        </w:r>
        <w:r w:rsidR="00E57FD1" w:rsidRPr="00E57FD1">
          <w:fldChar w:fldCharType="begin"/>
        </w:r>
        <w:r w:rsidR="00E57FD1" w:rsidRPr="00E57FD1">
          <w:instrText>HYPERLINK "https://stm.dk/media/qo2dyzxy/erklaering-gl.pdf" \t "_new"</w:instrText>
        </w:r>
        <w:r w:rsidR="00E57FD1" w:rsidRPr="00E57FD1">
          <w:fldChar w:fldCharType="separate"/>
        </w:r>
        <w:r w:rsidR="00E57FD1" w:rsidRPr="00E57FD1">
          <w:rPr>
            <w:rStyle w:val="Hyperlink"/>
          </w:rPr>
          <w:t>https://stm.dk/media/qo2dyzxy/erklaering-gl.pdf</w:t>
        </w:r>
      </w:ins>
      <w:ins w:id="81" w:author="Adam Beatty" w:date="2026-07-20T15:18:00Z" w16du:dateUtc="2026-07-20T14:18:00Z">
        <w:r w:rsidR="00E57FD1" w:rsidRPr="00E57FD1">
          <w:fldChar w:fldCharType="end"/>
        </w:r>
      </w:ins>
      <w:ins w:id="82" w:author="Adam Beatty" w:date="2026-07-20T15:18:00Z">
        <w:r w:rsidR="00E57FD1" w:rsidRPr="00E57FD1">
          <w:t>, accessed April 1, 2026.</w:t>
        </w:r>
      </w:ins>
    </w:p>
  </w:footnote>
  <w:footnote w:id="10">
    <w:p w14:paraId="561A1543" w14:textId="23681615" w:rsidR="006C0F08" w:rsidRDefault="006C0F08" w:rsidP="006C0F08">
      <w:pPr>
        <w:pStyle w:val="FootnoteText"/>
        <w:rPr>
          <w:ins w:id="89" w:author="Adam Beatty" w:date="2026-07-20T12:08:00Z" w16du:dateUtc="2026-07-20T11:08:00Z"/>
        </w:rPr>
      </w:pPr>
      <w:ins w:id="90" w:author="Adam Beatty" w:date="2026-07-20T12:08:00Z" w16du:dateUtc="2026-07-20T11:08:00Z">
        <w:r>
          <w:rPr>
            <w:rStyle w:val="FootnoteReference"/>
          </w:rPr>
          <w:footnoteRef/>
        </w:r>
        <w:r>
          <w:t xml:space="preserve"> </w:t>
        </w:r>
      </w:ins>
      <w:ins w:id="91" w:author="Adam Beatty" w:date="2026-07-20T15:18:00Z">
        <w:r w:rsidR="00E57FD1" w:rsidRPr="00E57FD1">
          <w:t xml:space="preserve">European Defence Agency, </w:t>
        </w:r>
        <w:r w:rsidR="00E57FD1" w:rsidRPr="00E57FD1">
          <w:rPr>
            <w:i/>
            <w:iCs/>
          </w:rPr>
          <w:t>The 2023 EU Capability Development Priorities: To Be Ready</w:t>
        </w:r>
        <w:r w:rsidR="00E57FD1" w:rsidRPr="00E57FD1">
          <w:t xml:space="preserve"> (Brussels: European Defence Agency, 2023), </w:t>
        </w:r>
        <w:r w:rsidR="00E57FD1" w:rsidRPr="00E57FD1">
          <w:fldChar w:fldCharType="begin"/>
        </w:r>
        <w:r w:rsidR="00E57FD1" w:rsidRPr="00E57FD1">
          <w:instrText>HYPERLINK "https://eda.europa.eu/docs/default-source/eda-publications/2023-eu-capability-development-priorities.pdf" \t "_new"</w:instrText>
        </w:r>
        <w:r w:rsidR="00E57FD1" w:rsidRPr="00E57FD1">
          <w:fldChar w:fldCharType="separate"/>
        </w:r>
        <w:r w:rsidR="00E57FD1" w:rsidRPr="00E57FD1">
          <w:rPr>
            <w:rStyle w:val="Hyperlink"/>
          </w:rPr>
          <w:t>https://eda.europa.eu/docs/default-source/eda-publications/2023-eu-capability-development-priorities.pdf</w:t>
        </w:r>
      </w:ins>
      <w:ins w:id="92" w:author="Adam Beatty" w:date="2026-07-20T15:18:00Z" w16du:dateUtc="2026-07-20T14:18:00Z">
        <w:r w:rsidR="00E57FD1" w:rsidRPr="00E57FD1">
          <w:fldChar w:fldCharType="end"/>
        </w:r>
      </w:ins>
      <w:ins w:id="93" w:author="Adam Beatty" w:date="2026-07-20T15:18:00Z">
        <w:r w:rsidR="00E57FD1" w:rsidRPr="00E57FD1">
          <w:t xml:space="preserve">, accessed June 22, 2026; NATO Allied Command Transformation, </w:t>
        </w:r>
        <w:r w:rsidR="00E57FD1" w:rsidRPr="00E57FD1">
          <w:rPr>
            <w:i/>
            <w:iCs/>
          </w:rPr>
          <w:t>NATO CD&amp;E Handbook: A Concept Developer’s Toolbox</w:t>
        </w:r>
        <w:r w:rsidR="00E57FD1" w:rsidRPr="00E57FD1">
          <w:t xml:space="preserve">, version 2.10 (Norfolk, VA: Allied Command Transformation, August 2021), </w:t>
        </w:r>
        <w:r w:rsidR="00E57FD1" w:rsidRPr="00E57FD1">
          <w:fldChar w:fldCharType="begin"/>
        </w:r>
        <w:r w:rsidR="00E57FD1" w:rsidRPr="00E57FD1">
          <w:instrText>HYPERLINK "https://www.act.nato.int/wp-content/uploads/2023/05/NATO-ACT-CDE-Handbook_A_Concept_Developers_Toolbox.pdf" \t "_new"</w:instrText>
        </w:r>
        <w:r w:rsidR="00E57FD1" w:rsidRPr="00E57FD1">
          <w:fldChar w:fldCharType="separate"/>
        </w:r>
        <w:r w:rsidR="00E57FD1" w:rsidRPr="00E57FD1">
          <w:rPr>
            <w:rStyle w:val="Hyperlink"/>
          </w:rPr>
          <w:t>https://www.act.nato.int/wp-content/uploads/2023/05/NATO-ACT-CDE-Handbook_A_Concept_Developers_Toolbox.pdf</w:t>
        </w:r>
      </w:ins>
      <w:ins w:id="94" w:author="Adam Beatty" w:date="2026-07-20T15:18:00Z" w16du:dateUtc="2026-07-20T14:18:00Z">
        <w:r w:rsidR="00E57FD1" w:rsidRPr="00E57FD1">
          <w:fldChar w:fldCharType="end"/>
        </w:r>
      </w:ins>
      <w:ins w:id="95" w:author="Adam Beatty" w:date="2026-07-20T15:18:00Z">
        <w:r w:rsidR="00E57FD1" w:rsidRPr="00E57FD1">
          <w:t>, accessed June 22, 2026.</w:t>
        </w:r>
      </w:ins>
    </w:p>
  </w:footnote>
  <w:footnote w:id="11">
    <w:p w14:paraId="41AE7D3D" w14:textId="77777777" w:rsidR="006C0F08" w:rsidRDefault="006C0F08" w:rsidP="006C0F08">
      <w:pPr>
        <w:pStyle w:val="FootnoteText"/>
        <w:rPr>
          <w:ins w:id="98" w:author="Adam Beatty" w:date="2026-07-20T12:08:00Z" w16du:dateUtc="2026-07-20T11:08:00Z"/>
        </w:rPr>
      </w:pPr>
      <w:ins w:id="99" w:author="Adam Beatty" w:date="2026-07-20T12:08:00Z" w16du:dateUtc="2026-07-20T11:08:00Z">
        <w:r>
          <w:rPr>
            <w:rStyle w:val="FootnoteReference"/>
          </w:rPr>
          <w:footnoteRef/>
        </w:r>
        <w:r>
          <w:t xml:space="preserve"> TM 201</w:t>
        </w:r>
      </w:ins>
    </w:p>
  </w:footnote>
  <w:footnote w:id="12">
    <w:p w14:paraId="5E075517" w14:textId="0AEB5EAF" w:rsidR="006C0F08" w:rsidRDefault="006C0F08" w:rsidP="006C0F08">
      <w:pPr>
        <w:pStyle w:val="FootnoteText"/>
        <w:rPr>
          <w:ins w:id="100" w:author="Adam Beatty" w:date="2026-07-20T12:08:00Z" w16du:dateUtc="2026-07-20T11:08:00Z"/>
        </w:rPr>
      </w:pPr>
      <w:ins w:id="101" w:author="Adam Beatty" w:date="2026-07-20T12:08:00Z" w16du:dateUtc="2026-07-20T11:08:00Z">
        <w:r>
          <w:rPr>
            <w:rStyle w:val="FootnoteReference"/>
          </w:rPr>
          <w:footnoteRef/>
        </w:r>
        <w:r>
          <w:t xml:space="preserve"> </w:t>
        </w:r>
      </w:ins>
      <w:ins w:id="102" w:author="Adam Beatty" w:date="2026-07-20T15:18:00Z">
        <w:r w:rsidR="00BE1EC6" w:rsidRPr="00BE1EC6">
          <w:t xml:space="preserve">Niall O’Connor, “Ireland Could Be about to Sign €600m Armoured Vehicles Deal, French Arms Firm Says,” </w:t>
        </w:r>
        <w:r w:rsidR="00BE1EC6" w:rsidRPr="00BE1EC6">
          <w:rPr>
            <w:i/>
            <w:iCs/>
          </w:rPr>
          <w:t>The Journal</w:t>
        </w:r>
        <w:r w:rsidR="00BE1EC6" w:rsidRPr="00BE1EC6">
          <w:t xml:space="preserve">, February 15, 2025, </w:t>
        </w:r>
        <w:r w:rsidR="00BE1EC6" w:rsidRPr="00BE1EC6">
          <w:fldChar w:fldCharType="begin"/>
        </w:r>
        <w:r w:rsidR="00BE1EC6" w:rsidRPr="00BE1EC6">
          <w:instrText>HYPERLINK "https://www.thejournal.ie/new-apc-vehicles-maybe-coming-from-france-6623112-Feb2025/" \t "_new"</w:instrText>
        </w:r>
        <w:r w:rsidR="00BE1EC6" w:rsidRPr="00BE1EC6">
          <w:fldChar w:fldCharType="separate"/>
        </w:r>
        <w:r w:rsidR="00BE1EC6" w:rsidRPr="00BE1EC6">
          <w:rPr>
            <w:rStyle w:val="Hyperlink"/>
          </w:rPr>
          <w:t>https://www.thejournal.ie/new-apc-vehicles-maybe-coming-from-france-6623112-Feb2025/</w:t>
        </w:r>
      </w:ins>
      <w:ins w:id="103" w:author="Adam Beatty" w:date="2026-07-20T15:18:00Z" w16du:dateUtc="2026-07-20T14:18:00Z">
        <w:r w:rsidR="00BE1EC6" w:rsidRPr="00BE1EC6">
          <w:fldChar w:fldCharType="end"/>
        </w:r>
      </w:ins>
      <w:ins w:id="104" w:author="Adam Beatty" w:date="2026-07-20T15:18:00Z">
        <w:r w:rsidR="00BE1EC6" w:rsidRPr="00BE1EC6">
          <w:t>, accessed February 24, 2026.</w:t>
        </w:r>
      </w:ins>
    </w:p>
  </w:footnote>
  <w:footnote w:id="13">
    <w:p w14:paraId="5A583B94" w14:textId="1CA9041F" w:rsidR="006C0F08" w:rsidRDefault="006C0F08" w:rsidP="006C0F08">
      <w:pPr>
        <w:pStyle w:val="FootnoteText"/>
        <w:rPr>
          <w:ins w:id="107" w:author="Adam Beatty" w:date="2026-07-20T12:08:00Z" w16du:dateUtc="2026-07-20T11:08:00Z"/>
        </w:rPr>
      </w:pPr>
      <w:ins w:id="108" w:author="Adam Beatty" w:date="2026-07-20T12:08:00Z" w16du:dateUtc="2026-07-20T11:08:00Z">
        <w:r>
          <w:rPr>
            <w:rStyle w:val="FootnoteReference"/>
          </w:rPr>
          <w:footnoteRef/>
        </w:r>
        <w:r>
          <w:t xml:space="preserve"> </w:t>
        </w:r>
      </w:ins>
      <w:ins w:id="109" w:author="Adam Beatty" w:date="2026-07-20T15:19:00Z">
        <w:r w:rsidR="00BE1EC6" w:rsidRPr="00BE1EC6">
          <w:t xml:space="preserve">Cesar Lopez, “The Ultra-Light Tactical Vehicle: How Working with Industry and the FMF Can Result in a Swiss Army Knife for Future Lethality,” </w:t>
        </w:r>
        <w:r w:rsidR="00BE1EC6" w:rsidRPr="00BE1EC6">
          <w:rPr>
            <w:i/>
            <w:iCs/>
          </w:rPr>
          <w:t>Marine Corps Gazette</w:t>
        </w:r>
        <w:r w:rsidR="00BE1EC6" w:rsidRPr="00BE1EC6">
          <w:t xml:space="preserve"> (August 2021): 23–25, </w:t>
        </w:r>
        <w:r w:rsidR="00BE1EC6" w:rsidRPr="00BE1EC6">
          <w:fldChar w:fldCharType="begin"/>
        </w:r>
        <w:r w:rsidR="00BE1EC6" w:rsidRPr="00BE1EC6">
          <w:instrText>HYPERLINK "https://www.mca-marines.org/wp-content/uploads/The-Ultra-Light-Tactical-Vehicle.pdf" \t "_new"</w:instrText>
        </w:r>
        <w:r w:rsidR="00BE1EC6" w:rsidRPr="00BE1EC6">
          <w:fldChar w:fldCharType="separate"/>
        </w:r>
        <w:r w:rsidR="00BE1EC6" w:rsidRPr="00BE1EC6">
          <w:rPr>
            <w:rStyle w:val="Hyperlink"/>
          </w:rPr>
          <w:t>https://www.mca-marines.org/wp-content/uploads/The-Ultra-Light-Tactical-Vehicle.pdf</w:t>
        </w:r>
      </w:ins>
      <w:ins w:id="110" w:author="Adam Beatty" w:date="2026-07-20T15:19:00Z" w16du:dateUtc="2026-07-20T14:19:00Z">
        <w:r w:rsidR="00BE1EC6" w:rsidRPr="00BE1EC6">
          <w:fldChar w:fldCharType="end"/>
        </w:r>
      </w:ins>
      <w:ins w:id="111" w:author="Adam Beatty" w:date="2026-07-20T15:19:00Z">
        <w:r w:rsidR="00BE1EC6" w:rsidRPr="00BE1EC6">
          <w:t>, accessed June 21, 2026.</w:t>
        </w:r>
      </w:ins>
    </w:p>
  </w:footnote>
  <w:footnote w:id="14">
    <w:p w14:paraId="05F29002" w14:textId="62BC02D3" w:rsidR="006C0F08" w:rsidRDefault="006C0F08" w:rsidP="006C0F08">
      <w:pPr>
        <w:pStyle w:val="FootnoteText"/>
        <w:rPr>
          <w:ins w:id="129" w:author="Adam Beatty" w:date="2026-07-20T12:08:00Z" w16du:dateUtc="2026-07-20T11:08:00Z"/>
        </w:rPr>
      </w:pPr>
      <w:ins w:id="130" w:author="Adam Beatty" w:date="2026-07-20T12:08:00Z" w16du:dateUtc="2026-07-20T11:08:00Z">
        <w:r>
          <w:rPr>
            <w:rStyle w:val="FootnoteReference"/>
          </w:rPr>
          <w:footnoteRef/>
        </w:r>
        <w:r>
          <w:t xml:space="preserve"> </w:t>
        </w:r>
      </w:ins>
      <w:ins w:id="131" w:author="Adam Beatty" w:date="2026-07-20T15:19:00Z">
        <w:r w:rsidR="00D43DF9" w:rsidRPr="00D43DF9">
          <w:t xml:space="preserve">Guillaume Garnier and Pierre Néron-Bancel, </w:t>
        </w:r>
        <w:r w:rsidR="00D43DF9" w:rsidRPr="00D43DF9">
          <w:rPr>
            <w:i/>
            <w:iCs/>
          </w:rPr>
          <w:t>“At the Other Side of the Hill”: The Benefits and False Promises of Battlefield Transparency</w:t>
        </w:r>
        <w:r w:rsidR="00D43DF9" w:rsidRPr="00D43DF9">
          <w:t xml:space="preserve">, Focus stratégique no. 118 (Paris: Institut français des relations internationales, May 2024), 45, </w:t>
        </w:r>
        <w:r w:rsidR="00D43DF9" w:rsidRPr="00D43DF9">
          <w:fldChar w:fldCharType="begin"/>
        </w:r>
        <w:r w:rsidR="00D43DF9" w:rsidRPr="00D43DF9">
          <w:instrText>HYPERLINK "https://www.ifri.org/en/studies/other-side-hill-benefits-and-false-promises-battlefield-transparency" \t "_new"</w:instrText>
        </w:r>
        <w:r w:rsidR="00D43DF9" w:rsidRPr="00D43DF9">
          <w:fldChar w:fldCharType="separate"/>
        </w:r>
        <w:r w:rsidR="00D43DF9" w:rsidRPr="00D43DF9">
          <w:rPr>
            <w:rStyle w:val="Hyperlink"/>
          </w:rPr>
          <w:t>https://www.ifri.org/en/studies/other-side-hill-benefits-and-false-promises-battlefield-transparency</w:t>
        </w:r>
      </w:ins>
      <w:ins w:id="132" w:author="Adam Beatty" w:date="2026-07-20T15:19:00Z" w16du:dateUtc="2026-07-20T14:19:00Z">
        <w:r w:rsidR="00D43DF9" w:rsidRPr="00D43DF9">
          <w:fldChar w:fldCharType="end"/>
        </w:r>
      </w:ins>
      <w:ins w:id="133" w:author="Adam Beatty" w:date="2026-07-20T15:19:00Z">
        <w:r w:rsidR="00D43DF9" w:rsidRPr="00D43DF9">
          <w:t>, accessed March 17, 2026.</w:t>
        </w:r>
      </w:ins>
    </w:p>
  </w:footnote>
  <w:footnote w:id="15">
    <w:p w14:paraId="43BAC798" w14:textId="1D971993" w:rsidR="00DC34E8" w:rsidRDefault="00DC34E8">
      <w:pPr>
        <w:pStyle w:val="FootnoteText"/>
      </w:pPr>
      <w:ins w:id="138" w:author="Adam Beatty" w:date="2026-07-20T15:55:00Z" w16du:dateUtc="2026-07-20T14:55:00Z">
        <w:r>
          <w:rPr>
            <w:rStyle w:val="FootnoteReference"/>
          </w:rPr>
          <w:footnoteRef/>
        </w:r>
        <w:r>
          <w:t xml:space="preserve"> </w:t>
        </w:r>
      </w:ins>
      <w:ins w:id="139" w:author="Adam Beatty" w:date="2026-07-20T15:55:00Z">
        <w:r w:rsidRPr="00DC34E8">
          <w:t xml:space="preserve">Niall O'Connor, "Irish Defence Forces to Get New €16.5m Worth of Body Armour in Major Modernisation Deal," </w:t>
        </w:r>
        <w:r w:rsidRPr="00DC34E8">
          <w:rPr>
            <w:i/>
            <w:iCs/>
          </w:rPr>
          <w:t>TheJournal.ie</w:t>
        </w:r>
        <w:r w:rsidRPr="00DC34E8">
          <w:t xml:space="preserve">, March 30, 2025, </w:t>
        </w:r>
        <w:r w:rsidRPr="00DC34E8">
          <w:fldChar w:fldCharType="begin"/>
        </w:r>
        <w:r w:rsidRPr="00DC34E8">
          <w:instrText>HYPERLINK "https://www.thejournal.ie/irish-defence-forces-to-get-new-e16-5m-worth-of-body-armour-in-major-modernisation-deal-plate-carrier-ireland-6662284-Mar2025/"</w:instrText>
        </w:r>
        <w:r w:rsidRPr="00DC34E8">
          <w:fldChar w:fldCharType="separate"/>
        </w:r>
        <w:r w:rsidRPr="00DC34E8">
          <w:rPr>
            <w:rStyle w:val="Hyperlink"/>
          </w:rPr>
          <w:t>https://www.thejournal.ie/irish-defence-forces-to-get-new-e16-5m-worth-of-body-armour-in-major-modernisation-deal-plate-carrier-ireland-6662284-Mar2025/</w:t>
        </w:r>
      </w:ins>
      <w:ins w:id="140" w:author="Adam Beatty" w:date="2026-07-20T15:55:00Z" w16du:dateUtc="2026-07-20T14:55:00Z">
        <w:r w:rsidRPr="00DC34E8">
          <w:fldChar w:fldCharType="end"/>
        </w:r>
      </w:ins>
      <w:ins w:id="141" w:author="Adam Beatty" w:date="2026-07-20T15:55:00Z">
        <w:r w:rsidRPr="00DC34E8">
          <w:t xml:space="preserve">, accessed July 20, 2026; Conor Gallagher, "Battlegroup Troops Test Out New Technology for Wider Defence Forces, Including Advanced Night-Vision Goggles," </w:t>
        </w:r>
        <w:r w:rsidRPr="00DC34E8">
          <w:rPr>
            <w:i/>
            <w:iCs/>
          </w:rPr>
          <w:t>The Irish Times</w:t>
        </w:r>
        <w:r w:rsidRPr="00DC34E8">
          <w:t xml:space="preserve">, April 14, 2025, </w:t>
        </w:r>
        <w:r w:rsidRPr="00DC34E8">
          <w:fldChar w:fldCharType="begin"/>
        </w:r>
        <w:r w:rsidRPr="00DC34E8">
          <w:instrText>HYPERLINK "https://www.irishtimes.com/ireland/2025/04/14/battlegroup-troops-test-out-new-technology-for-wider-defence-forces/"</w:instrText>
        </w:r>
        <w:r w:rsidRPr="00DC34E8">
          <w:fldChar w:fldCharType="separate"/>
        </w:r>
        <w:r w:rsidRPr="00DC34E8">
          <w:rPr>
            <w:rStyle w:val="Hyperlink"/>
          </w:rPr>
          <w:t>https://www.irishtimes.com/ireland/2025/04/14/battlegroup-troops-test-out-new-technology-for-wider-defence-forces/</w:t>
        </w:r>
      </w:ins>
      <w:ins w:id="142" w:author="Adam Beatty" w:date="2026-07-20T15:55:00Z" w16du:dateUtc="2026-07-20T14:55:00Z">
        <w:r w:rsidRPr="00DC34E8">
          <w:fldChar w:fldCharType="end"/>
        </w:r>
      </w:ins>
      <w:ins w:id="143" w:author="Adam Beatty" w:date="2026-07-20T15:55:00Z">
        <w:r w:rsidRPr="00DC34E8">
          <w:t>, accessed July 20, 2026.</w:t>
        </w:r>
      </w:ins>
    </w:p>
  </w:footnote>
  <w:footnote w:id="16">
    <w:p w14:paraId="34534656" w14:textId="5666728C" w:rsidR="009A76CF" w:rsidRDefault="009A76CF">
      <w:pPr>
        <w:pStyle w:val="FootnoteText"/>
      </w:pPr>
      <w:ins w:id="146" w:author="Adam Beatty" w:date="2026-07-20T14:52:00Z" w16du:dateUtc="2026-07-20T13:52:00Z">
        <w:r>
          <w:rPr>
            <w:rStyle w:val="FootnoteReference"/>
          </w:rPr>
          <w:footnoteRef/>
        </w:r>
        <w:r>
          <w:t xml:space="preserve"> </w:t>
        </w:r>
        <w:r w:rsidRPr="00B719F9">
          <w:t>Adam Beatty, “Movement as Exposure: Uncrewed Systems and the Transformation of Light Infantry Tactics: From Tactical Adaptation to Force Design and Deterrence-by-Denial in a Small State Context” (MA thesis, Maynooth University, 2026)</w:t>
        </w:r>
      </w:ins>
      <w:ins w:id="147" w:author="Adam Beatty" w:date="2026-07-20T15:04:00Z">
        <w:r w:rsidR="00341D59" w:rsidRPr="00341D59">
          <w:t>, 25–43</w:t>
        </w:r>
      </w:ins>
      <w:ins w:id="148" w:author="Adam Beatty" w:date="2026-07-20T14:52:00Z" w16du:dateUtc="2026-07-20T13:52:00Z">
        <w:r w:rsidRPr="00B719F9">
          <w:t>, Defence Forces Library</w:t>
        </w:r>
      </w:ins>
      <w:ins w:id="149" w:author="Adam Beatty" w:date="2026-07-20T14:53:00Z" w16du:dateUtc="2026-07-20T13:53:00Z">
        <w:r>
          <w:t>.</w:t>
        </w:r>
      </w:ins>
    </w:p>
  </w:footnote>
  <w:footnote w:id="17">
    <w:p w14:paraId="458B5E24" w14:textId="6F166000" w:rsidR="006C0F08" w:rsidRDefault="006C0F08" w:rsidP="006C0F08">
      <w:pPr>
        <w:pStyle w:val="FootnoteText"/>
        <w:rPr>
          <w:ins w:id="155" w:author="Adam Beatty" w:date="2026-07-20T12:08:00Z" w16du:dateUtc="2026-07-20T11:08:00Z"/>
        </w:rPr>
      </w:pPr>
      <w:ins w:id="156" w:author="Adam Beatty" w:date="2026-07-20T12:08:00Z" w16du:dateUtc="2026-07-20T11:08:00Z">
        <w:r>
          <w:rPr>
            <w:rStyle w:val="FootnoteReference"/>
          </w:rPr>
          <w:footnoteRef/>
        </w:r>
        <w:r>
          <w:t xml:space="preserve"> </w:t>
        </w:r>
      </w:ins>
      <w:ins w:id="157" w:author="Adam Beatty" w:date="2026-07-20T15:19:00Z">
        <w:r w:rsidR="00D43DF9" w:rsidRPr="00D43DF9">
          <w:t xml:space="preserve">Guillaume Joret, “What Specialization of the Infantry in Armored Combat Operations?,” </w:t>
        </w:r>
        <w:r w:rsidR="00D43DF9" w:rsidRPr="00D43DF9">
          <w:rPr>
            <w:i/>
            <w:iCs/>
          </w:rPr>
          <w:t>Fantassins</w:t>
        </w:r>
        <w:r w:rsidR="00D43DF9" w:rsidRPr="00D43DF9">
          <w:t xml:space="preserve">, no. 52 (Spring–Summer 2024): 125–30, 129–30; Jacques Bouffard, “The Infantry Regiment Model 2030,” </w:t>
        </w:r>
        <w:r w:rsidR="00D43DF9" w:rsidRPr="00D43DF9">
          <w:rPr>
            <w:i/>
            <w:iCs/>
          </w:rPr>
          <w:t>Fantassins</w:t>
        </w:r>
        <w:r w:rsidR="00D43DF9" w:rsidRPr="00D43DF9">
          <w:t>, no. 52 (Spring–Summer 2024): 15–20, 18.</w:t>
        </w:r>
      </w:ins>
    </w:p>
  </w:footnote>
  <w:footnote w:id="18">
    <w:p w14:paraId="0EA75483" w14:textId="67FB085B" w:rsidR="006C0F08" w:rsidRDefault="006C0F08" w:rsidP="006C0F08">
      <w:pPr>
        <w:pStyle w:val="FootnoteText"/>
        <w:rPr>
          <w:ins w:id="158" w:author="Adam Beatty" w:date="2026-07-20T12:08:00Z" w16du:dateUtc="2026-07-20T11:08:00Z"/>
        </w:rPr>
      </w:pPr>
      <w:ins w:id="159" w:author="Adam Beatty" w:date="2026-07-20T12:08:00Z" w16du:dateUtc="2026-07-20T11:08:00Z">
        <w:r>
          <w:rPr>
            <w:rStyle w:val="FootnoteReference"/>
          </w:rPr>
          <w:footnoteRef/>
        </w:r>
        <w:r>
          <w:t xml:space="preserve"> </w:t>
        </w:r>
      </w:ins>
      <w:ins w:id="160" w:author="Adam Beatty" w:date="2026-07-20T15:20:00Z">
        <w:r w:rsidR="00166A44" w:rsidRPr="00166A44">
          <w:t xml:space="preserve">Defence Science and Technology Laboratory and Ministry of Defence, “British Army Experiments with Dstl Study on Urban Combat,” GOV.UK, March 30, 2023, </w:t>
        </w:r>
        <w:r w:rsidR="00166A44" w:rsidRPr="00166A44">
          <w:fldChar w:fldCharType="begin"/>
        </w:r>
        <w:r w:rsidR="00166A44" w:rsidRPr="00166A44">
          <w:instrText>HYPERLINK "https://www.gov.uk/government/news/british-army-experiments-with-dstl-study-on-urban-combat" \t "_new"</w:instrText>
        </w:r>
        <w:r w:rsidR="00166A44" w:rsidRPr="00166A44">
          <w:fldChar w:fldCharType="separate"/>
        </w:r>
        <w:r w:rsidR="00166A44" w:rsidRPr="00166A44">
          <w:rPr>
            <w:rStyle w:val="Hyperlink"/>
          </w:rPr>
          <w:t>https://www.gov.uk/government/news/british-army-experiments-with-dstl-study-on-urban-combat</w:t>
        </w:r>
      </w:ins>
      <w:ins w:id="161" w:author="Adam Beatty" w:date="2026-07-20T15:20:00Z" w16du:dateUtc="2026-07-20T14:20:00Z">
        <w:r w:rsidR="00166A44" w:rsidRPr="00166A44">
          <w:fldChar w:fldCharType="end"/>
        </w:r>
      </w:ins>
      <w:ins w:id="162" w:author="Adam Beatty" w:date="2026-07-20T15:20:00Z">
        <w:r w:rsidR="00166A44" w:rsidRPr="00166A44">
          <w:t xml:space="preserve">, accessed June 22, 2026; John Spencer, “Creating a Unit Optimized for Urban Warfare,” </w:t>
        </w:r>
        <w:r w:rsidR="00166A44" w:rsidRPr="00166A44">
          <w:rPr>
            <w:i/>
            <w:iCs/>
          </w:rPr>
          <w:t>Urban Warfare Project Podcast</w:t>
        </w:r>
        <w:r w:rsidR="00166A44" w:rsidRPr="00166A44">
          <w:t xml:space="preserve">, Modern War Institute, August 18, 2023, </w:t>
        </w:r>
        <w:r w:rsidR="00166A44" w:rsidRPr="00166A44">
          <w:fldChar w:fldCharType="begin"/>
        </w:r>
        <w:r w:rsidR="00166A44" w:rsidRPr="00166A44">
          <w:instrText>HYPERLINK "https://mwi.westpoint.edu/creating-a-unit-optimized-for-urban-warfare/" \t "_new"</w:instrText>
        </w:r>
        <w:r w:rsidR="00166A44" w:rsidRPr="00166A44">
          <w:fldChar w:fldCharType="separate"/>
        </w:r>
        <w:r w:rsidR="00166A44" w:rsidRPr="00166A44">
          <w:rPr>
            <w:rStyle w:val="Hyperlink"/>
          </w:rPr>
          <w:t>https://mwi.westpoint.edu/creating-a-unit-optimized-for-urban-warfare/</w:t>
        </w:r>
      </w:ins>
      <w:ins w:id="163" w:author="Adam Beatty" w:date="2026-07-20T15:20:00Z" w16du:dateUtc="2026-07-20T14:20:00Z">
        <w:r w:rsidR="00166A44" w:rsidRPr="00166A44">
          <w:fldChar w:fldCharType="end"/>
        </w:r>
      </w:ins>
      <w:ins w:id="164" w:author="Adam Beatty" w:date="2026-07-20T15:20:00Z">
        <w:r w:rsidR="00166A44" w:rsidRPr="00166A44">
          <w:t>, accessed June 22, 2026.</w:t>
        </w:r>
      </w:ins>
    </w:p>
  </w:footnote>
  <w:footnote w:id="19">
    <w:p w14:paraId="4461D95E" w14:textId="206F6D1A" w:rsidR="006C0F08" w:rsidRDefault="006C0F08" w:rsidP="006C0F08">
      <w:pPr>
        <w:pStyle w:val="FootnoteText"/>
        <w:rPr>
          <w:ins w:id="165" w:author="Adam Beatty" w:date="2026-07-20T12:08:00Z" w16du:dateUtc="2026-07-20T11:08:00Z"/>
        </w:rPr>
      </w:pPr>
      <w:ins w:id="166" w:author="Adam Beatty" w:date="2026-07-20T12:08:00Z" w16du:dateUtc="2026-07-20T11:08:00Z">
        <w:r>
          <w:rPr>
            <w:rStyle w:val="FootnoteReference"/>
          </w:rPr>
          <w:footnoteRef/>
        </w:r>
        <w:r>
          <w:t xml:space="preserve"> </w:t>
        </w:r>
      </w:ins>
      <w:ins w:id="167" w:author="Adam Beatty" w:date="2026-07-20T15:21:00Z">
        <w:r w:rsidR="00915E9D" w:rsidRPr="00915E9D">
          <w:t xml:space="preserve">Ministère des Armées, “Gévaudan 26 : les légionnaires au combat,” </w:t>
        </w:r>
        <w:r w:rsidR="00915E9D" w:rsidRPr="00915E9D">
          <w:rPr>
            <w:i/>
            <w:iCs/>
          </w:rPr>
          <w:t>Armée de Terre</w:t>
        </w:r>
        <w:r w:rsidR="00915E9D" w:rsidRPr="00915E9D">
          <w:t xml:space="preserve">, February 25, 2026, </w:t>
        </w:r>
        <w:r w:rsidR="00915E9D" w:rsidRPr="00915E9D">
          <w:fldChar w:fldCharType="begin"/>
        </w:r>
        <w:r w:rsidR="00915E9D" w:rsidRPr="00915E9D">
          <w:instrText>HYPERLINK "https://www.defense.gouv.fr/terre/actualites/gevaudan-26-legionnaires-au-combat" \t "_new"</w:instrText>
        </w:r>
        <w:r w:rsidR="00915E9D" w:rsidRPr="00915E9D">
          <w:fldChar w:fldCharType="separate"/>
        </w:r>
        <w:r w:rsidR="00915E9D" w:rsidRPr="00915E9D">
          <w:rPr>
            <w:rStyle w:val="Hyperlink"/>
          </w:rPr>
          <w:t>https://www.defense.gouv.fr/terre/actualites/gevaudan-26-legionnaires-au-combat</w:t>
        </w:r>
      </w:ins>
      <w:ins w:id="168" w:author="Adam Beatty" w:date="2026-07-20T15:21:00Z" w16du:dateUtc="2026-07-20T14:21:00Z">
        <w:r w:rsidR="00915E9D" w:rsidRPr="00915E9D">
          <w:fldChar w:fldCharType="end"/>
        </w:r>
      </w:ins>
      <w:ins w:id="169" w:author="Adam Beatty" w:date="2026-07-20T15:21:00Z">
        <w:r w:rsidR="00915E9D" w:rsidRPr="00915E9D">
          <w:t xml:space="preserve">, accessed April 1, 2026; TF1 INFO, “Légion étrangère : au cœur d’un entraînement plus vrai que nature,” YouTube video, February 21, 2026, </w:t>
        </w:r>
        <w:r w:rsidR="00915E9D" w:rsidRPr="00915E9D">
          <w:fldChar w:fldCharType="begin"/>
        </w:r>
        <w:r w:rsidR="00915E9D" w:rsidRPr="00915E9D">
          <w:instrText>HYPERLINK "https://www.youtube.com/watch?v=fkE1H-jy3NE" \t "_new"</w:instrText>
        </w:r>
        <w:r w:rsidR="00915E9D" w:rsidRPr="00915E9D">
          <w:fldChar w:fldCharType="separate"/>
        </w:r>
        <w:r w:rsidR="00915E9D" w:rsidRPr="00915E9D">
          <w:rPr>
            <w:rStyle w:val="Hyperlink"/>
          </w:rPr>
          <w:t>https://www.youtube.com/watch?v=fkE1H-jy3NE</w:t>
        </w:r>
      </w:ins>
      <w:ins w:id="170" w:author="Adam Beatty" w:date="2026-07-20T15:21:00Z" w16du:dateUtc="2026-07-20T14:21:00Z">
        <w:r w:rsidR="00915E9D" w:rsidRPr="00915E9D">
          <w:fldChar w:fldCharType="end"/>
        </w:r>
      </w:ins>
      <w:ins w:id="171" w:author="Adam Beatty" w:date="2026-07-20T15:21:00Z">
        <w:r w:rsidR="00915E9D" w:rsidRPr="00915E9D">
          <w:t xml:space="preserve">, accessed April 1, 2026; Jillian Kay Melchior, “NATO Has Seen the Future and Is Unprepared,” </w:t>
        </w:r>
        <w:r w:rsidR="00915E9D" w:rsidRPr="00915E9D">
          <w:rPr>
            <w:i/>
            <w:iCs/>
          </w:rPr>
          <w:t>The Wall Street Journal</w:t>
        </w:r>
        <w:r w:rsidR="00915E9D" w:rsidRPr="00915E9D">
          <w:t xml:space="preserve">, February 12, 2026, </w:t>
        </w:r>
        <w:r w:rsidR="00915E9D" w:rsidRPr="00915E9D">
          <w:fldChar w:fldCharType="begin"/>
        </w:r>
        <w:r w:rsidR="00915E9D" w:rsidRPr="00915E9D">
          <w:instrText>HYPERLINK "https://www.wsj.com/opinion/nato-has-seen-the-future-and-is-unprepared-887eaf0f" \t "_new"</w:instrText>
        </w:r>
        <w:r w:rsidR="00915E9D" w:rsidRPr="00915E9D">
          <w:fldChar w:fldCharType="separate"/>
        </w:r>
        <w:r w:rsidR="00915E9D" w:rsidRPr="00915E9D">
          <w:rPr>
            <w:rStyle w:val="Hyperlink"/>
          </w:rPr>
          <w:t>https://www.wsj.com/opinion/nato-has-seen-the-future-and-is-unprepared-887eaf0f</w:t>
        </w:r>
      </w:ins>
      <w:ins w:id="172" w:author="Adam Beatty" w:date="2026-07-20T15:21:00Z" w16du:dateUtc="2026-07-20T14:21:00Z">
        <w:r w:rsidR="00915E9D" w:rsidRPr="00915E9D">
          <w:fldChar w:fldCharType="end"/>
        </w:r>
      </w:ins>
      <w:ins w:id="173" w:author="Adam Beatty" w:date="2026-07-20T15:21:00Z">
        <w:r w:rsidR="00915E9D" w:rsidRPr="00915E9D">
          <w:t>, accessed February 13, 2026.</w:t>
        </w:r>
      </w:ins>
    </w:p>
  </w:footnote>
  <w:footnote w:id="20">
    <w:p w14:paraId="78DCB254" w14:textId="73C46FAF" w:rsidR="006C0F08" w:rsidRDefault="006C0F08" w:rsidP="006C0F08">
      <w:pPr>
        <w:pStyle w:val="FootnoteText"/>
        <w:rPr>
          <w:ins w:id="174" w:author="Adam Beatty" w:date="2026-07-20T12:08:00Z" w16du:dateUtc="2026-07-20T11:08:00Z"/>
        </w:rPr>
      </w:pPr>
      <w:ins w:id="175" w:author="Adam Beatty" w:date="2026-07-20T12:08:00Z" w16du:dateUtc="2026-07-20T11:08:00Z">
        <w:r>
          <w:rPr>
            <w:rStyle w:val="FootnoteReference"/>
          </w:rPr>
          <w:footnoteRef/>
        </w:r>
        <w:r>
          <w:t xml:space="preserve"> </w:t>
        </w:r>
      </w:ins>
      <w:ins w:id="176" w:author="Adam Beatty" w:date="2026-07-20T15:21:00Z">
        <w:r w:rsidR="000C0769" w:rsidRPr="000C0769">
          <w:t xml:space="preserve">Molloy, </w:t>
        </w:r>
        <w:r w:rsidR="000C0769" w:rsidRPr="000C0769">
          <w:rPr>
            <w:i/>
            <w:iCs/>
          </w:rPr>
          <w:t>Drones in Modern Warfare</w:t>
        </w:r>
        <w:r w:rsidR="000C0769" w:rsidRPr="000C0769">
          <w:t>, 78.</w:t>
        </w:r>
      </w:ins>
    </w:p>
  </w:footnote>
  <w:footnote w:id="21">
    <w:p w14:paraId="45B22FC9" w14:textId="5998DB5D" w:rsidR="006C0F08" w:rsidRDefault="006C0F08" w:rsidP="006C0F08">
      <w:pPr>
        <w:pStyle w:val="FootnoteText"/>
        <w:rPr>
          <w:ins w:id="186" w:author="Adam Beatty" w:date="2026-07-20T12:08:00Z" w16du:dateUtc="2026-07-20T11:08:00Z"/>
        </w:rPr>
      </w:pPr>
      <w:ins w:id="187" w:author="Adam Beatty" w:date="2026-07-20T12:08:00Z" w16du:dateUtc="2026-07-20T11:08:00Z">
        <w:r>
          <w:rPr>
            <w:rStyle w:val="FootnoteReference"/>
          </w:rPr>
          <w:footnoteRef/>
        </w:r>
        <w:r>
          <w:t xml:space="preserve"> </w:t>
        </w:r>
      </w:ins>
      <w:ins w:id="188" w:author="Adam Beatty" w:date="2026-07-20T15:21:00Z">
        <w:r w:rsidR="000C0769" w:rsidRPr="000C0769">
          <w:t xml:space="preserve">Frederick William Lanchester, </w:t>
        </w:r>
        <w:r w:rsidR="000C0769" w:rsidRPr="000C0769">
          <w:rPr>
            <w:i/>
            <w:iCs/>
          </w:rPr>
          <w:t>Aircraft in Warfare: The Dawn of the Fourth Arm</w:t>
        </w:r>
        <w:r w:rsidR="000C0769" w:rsidRPr="000C0769">
          <w:t xml:space="preserve"> (London: Constable and Company Limited, 1916).</w:t>
        </w:r>
      </w:ins>
    </w:p>
  </w:footnote>
  <w:footnote w:id="22">
    <w:p w14:paraId="5FE001D1" w14:textId="5171CAED" w:rsidR="006C0F08" w:rsidRDefault="006C0F08" w:rsidP="006C0F08">
      <w:pPr>
        <w:pStyle w:val="FootnoteText"/>
        <w:rPr>
          <w:ins w:id="189" w:author="Adam Beatty" w:date="2026-07-20T12:08:00Z" w16du:dateUtc="2026-07-20T11:08:00Z"/>
        </w:rPr>
      </w:pPr>
      <w:ins w:id="190" w:author="Adam Beatty" w:date="2026-07-20T12:08:00Z" w16du:dateUtc="2026-07-20T11:08:00Z">
        <w:r>
          <w:rPr>
            <w:rStyle w:val="FootnoteReference"/>
          </w:rPr>
          <w:footnoteRef/>
        </w:r>
        <w:r>
          <w:t xml:space="preserve"> </w:t>
        </w:r>
      </w:ins>
      <w:ins w:id="191" w:author="Adam Beatty" w:date="2026-07-20T15:21:00Z">
        <w:r w:rsidR="000C0769" w:rsidRPr="000C0769">
          <w:t xml:space="preserve">John J. Mearsheimer, “Assessing the Conventional Balance: The 3:1 Rule and Its Critics,” </w:t>
        </w:r>
        <w:r w:rsidR="000C0769" w:rsidRPr="000C0769">
          <w:rPr>
            <w:i/>
            <w:iCs/>
          </w:rPr>
          <w:t>International Security</w:t>
        </w:r>
        <w:r w:rsidR="000C0769" w:rsidRPr="000C0769">
          <w:t xml:space="preserve"> 13, no. 4 (1989): 54–89, </w:t>
        </w:r>
        <w:r w:rsidR="000C0769" w:rsidRPr="000C0769">
          <w:fldChar w:fldCharType="begin"/>
        </w:r>
        <w:r w:rsidR="000C0769" w:rsidRPr="000C0769">
          <w:instrText>HYPERLINK "https://www.jstor.org/stable/2538780" \t "_new"</w:instrText>
        </w:r>
        <w:r w:rsidR="000C0769" w:rsidRPr="000C0769">
          <w:fldChar w:fldCharType="separate"/>
        </w:r>
        <w:r w:rsidR="000C0769" w:rsidRPr="000C0769">
          <w:rPr>
            <w:rStyle w:val="Hyperlink"/>
          </w:rPr>
          <w:t>https://www.jstor.org/stable/2538780</w:t>
        </w:r>
      </w:ins>
      <w:ins w:id="192" w:author="Adam Beatty" w:date="2026-07-20T15:21:00Z" w16du:dateUtc="2026-07-20T14:21:00Z">
        <w:r w:rsidR="000C0769" w:rsidRPr="000C0769">
          <w:fldChar w:fldCharType="end"/>
        </w:r>
      </w:ins>
      <w:ins w:id="193" w:author="Adam Beatty" w:date="2026-07-20T15:21:00Z">
        <w:r w:rsidR="000C0769" w:rsidRPr="000C0769">
          <w:t>, accessed March 29, 2025.</w:t>
        </w:r>
      </w:ins>
    </w:p>
  </w:footnote>
  <w:footnote w:id="23">
    <w:p w14:paraId="2FB299ED" w14:textId="118FF5F7" w:rsidR="006C0F08" w:rsidRDefault="006C0F08" w:rsidP="006C0F08">
      <w:pPr>
        <w:pStyle w:val="FootnoteText"/>
        <w:rPr>
          <w:ins w:id="201" w:author="Adam Beatty" w:date="2026-07-20T12:08:00Z" w16du:dateUtc="2026-07-20T11:08:00Z"/>
        </w:rPr>
      </w:pPr>
      <w:ins w:id="202" w:author="Adam Beatty" w:date="2026-07-20T12:08:00Z" w16du:dateUtc="2026-07-20T11:08:00Z">
        <w:r>
          <w:rPr>
            <w:rStyle w:val="FootnoteReference"/>
          </w:rPr>
          <w:footnoteRef/>
        </w:r>
        <w:r>
          <w:t xml:space="preserve"> </w:t>
        </w:r>
      </w:ins>
      <w:ins w:id="203" w:author="Adam Beatty" w:date="2026-07-20T13:10:00Z">
        <w:r w:rsidR="00B719F9" w:rsidRPr="00B719F9">
          <w:t>Adam Beatty, “Movement as Exposure</w:t>
        </w:r>
      </w:ins>
      <w:ins w:id="204" w:author="Adam Beatty" w:date="2026-07-20T14:59:00Z" w16du:dateUtc="2026-07-20T13:59:00Z">
        <w:r w:rsidR="009C0A87">
          <w:t>”</w:t>
        </w:r>
        <w:r w:rsidR="008640C1">
          <w:t>, 133–134</w:t>
        </w:r>
      </w:ins>
      <w:ins w:id="205" w:author="Adam Beatty" w:date="2026-07-20T15:01:00Z" w16du:dateUtc="2026-07-20T14:01:00Z">
        <w:r w:rsidR="00670398">
          <w:t xml:space="preserve">. </w:t>
        </w:r>
      </w:ins>
      <w:ins w:id="206" w:author="Adam Beatty" w:date="2026-07-20T15:01:00Z">
        <w:r w:rsidR="000D50C0" w:rsidRPr="000D50C0">
          <w:t>Salvo costs are normalised to shaped-charge effect: OWADs against Bronk and Watling’s 100-kilogram requirement; Javelin as six missiles at 100 per cent kill probability against a 40–60 per cent immobilisation threshold</w:t>
        </w:r>
      </w:ins>
      <w:ins w:id="207" w:author="Adam Beatty" w:date="2026-07-20T15:01:00Z" w16du:dateUtc="2026-07-20T14:01:00Z">
        <w:r w:rsidR="00560BFF">
          <w:t xml:space="preserve"> —</w:t>
        </w:r>
      </w:ins>
      <w:ins w:id="208" w:author="Adam Beatty" w:date="2026-07-20T15:01:00Z">
        <w:r w:rsidR="000D50C0" w:rsidRPr="000D50C0">
          <w:t xml:space="preserve"> favouring Javelin</w:t>
        </w:r>
      </w:ins>
      <w:ins w:id="209" w:author="Adam Beatty" w:date="2026-07-20T13:10:00Z">
        <w:r w:rsidR="00B719F9" w:rsidRPr="00B719F9">
          <w:t xml:space="preserve">; </w:t>
        </w:r>
      </w:ins>
      <w:ins w:id="210" w:author="Adam Beatty" w:date="2026-07-20T15:22:00Z">
        <w:r w:rsidR="0076208B" w:rsidRPr="0076208B">
          <w:t xml:space="preserve">Justin Bronk and Jack Watling, </w:t>
        </w:r>
        <w:r w:rsidR="0076208B" w:rsidRPr="0076208B">
          <w:rPr>
            <w:i/>
            <w:iCs/>
          </w:rPr>
          <w:t>Mass Precision Strike: Designing UAV Complexes for Land Forces</w:t>
        </w:r>
        <w:r w:rsidR="0076208B" w:rsidRPr="0076208B">
          <w:t xml:space="preserve"> (London: Royal United Services Institute for Defence and Security Studies, April 11, 2024), </w:t>
        </w:r>
        <w:r w:rsidR="0076208B" w:rsidRPr="0076208B">
          <w:fldChar w:fldCharType="begin"/>
        </w:r>
        <w:r w:rsidR="0076208B" w:rsidRPr="0076208B">
          <w:instrText>HYPERLINK "https://static.rusi.org/mass-precision-strike-final.pdf" \t "_new"</w:instrText>
        </w:r>
        <w:r w:rsidR="0076208B" w:rsidRPr="0076208B">
          <w:fldChar w:fldCharType="separate"/>
        </w:r>
        <w:r w:rsidR="0076208B" w:rsidRPr="0076208B">
          <w:rPr>
            <w:rStyle w:val="Hyperlink"/>
          </w:rPr>
          <w:t>https://static.rusi.org/mass-precision-strike-final.pdf</w:t>
        </w:r>
      </w:ins>
      <w:ins w:id="211" w:author="Adam Beatty" w:date="2026-07-20T15:22:00Z" w16du:dateUtc="2026-07-20T14:22:00Z">
        <w:r w:rsidR="0076208B" w:rsidRPr="0076208B">
          <w:fldChar w:fldCharType="end"/>
        </w:r>
      </w:ins>
      <w:ins w:id="212" w:author="Adam Beatty" w:date="2026-07-20T15:22:00Z">
        <w:r w:rsidR="0076208B" w:rsidRPr="0076208B">
          <w:t>, accessed December 16, 2025.</w:t>
        </w:r>
      </w:ins>
    </w:p>
  </w:footnote>
  <w:footnote w:id="24">
    <w:p w14:paraId="7AA7E799" w14:textId="69A2FD0E" w:rsidR="00F01A14" w:rsidRPr="00542C4A" w:rsidRDefault="00F01A14" w:rsidP="00F01A14">
      <w:pPr>
        <w:pStyle w:val="FootnoteText"/>
        <w:rPr>
          <w:ins w:id="223" w:author="Adam Beatty" w:date="2026-07-20T14:13:00Z" w16du:dateUtc="2026-07-20T13:13:00Z"/>
        </w:rPr>
      </w:pPr>
      <w:ins w:id="224" w:author="Adam Beatty" w:date="2026-07-20T14:13:00Z" w16du:dateUtc="2026-07-20T13:13:00Z">
        <w:r>
          <w:rPr>
            <w:rStyle w:val="FootnoteReference"/>
          </w:rPr>
          <w:footnoteRef/>
        </w:r>
        <w:r>
          <w:t xml:space="preserve"> </w:t>
        </w:r>
      </w:ins>
      <w:ins w:id="225" w:author="Adam Beatty" w:date="2026-07-20T15:22:00Z">
        <w:r w:rsidR="008C6294" w:rsidRPr="008C6294">
          <w:t xml:space="preserve">Willie O’Dea, “Contribution to Written Answers,” </w:t>
        </w:r>
        <w:r w:rsidR="008C6294" w:rsidRPr="008C6294">
          <w:rPr>
            <w:i/>
            <w:iCs/>
          </w:rPr>
          <w:t>Dáil Éireann Debates</w:t>
        </w:r>
        <w:r w:rsidR="008C6294" w:rsidRPr="008C6294">
          <w:t xml:space="preserve"> 606, no. 2, September 29, 2005, </w:t>
        </w:r>
        <w:r w:rsidR="008C6294" w:rsidRPr="008C6294">
          <w:fldChar w:fldCharType="begin"/>
        </w:r>
        <w:r w:rsidR="008C6294" w:rsidRPr="008C6294">
          <w:instrText>HYPERLINK "https://www.oireachtas.ie/en/debates/debate/dail/2005-09-29/37/" \t "_new"</w:instrText>
        </w:r>
        <w:r w:rsidR="008C6294" w:rsidRPr="008C6294">
          <w:fldChar w:fldCharType="separate"/>
        </w:r>
        <w:r w:rsidR="008C6294" w:rsidRPr="008C6294">
          <w:rPr>
            <w:rStyle w:val="Hyperlink"/>
          </w:rPr>
          <w:t>https://www.oireachtas.ie/en/debates/debate/dail/2005-09-29/37/</w:t>
        </w:r>
      </w:ins>
      <w:ins w:id="226" w:author="Adam Beatty" w:date="2026-07-20T15:22:00Z" w16du:dateUtc="2026-07-20T14:22:00Z">
        <w:r w:rsidR="008C6294" w:rsidRPr="008C6294">
          <w:fldChar w:fldCharType="end"/>
        </w:r>
      </w:ins>
      <w:ins w:id="227" w:author="Adam Beatty" w:date="2026-07-20T15:22:00Z">
        <w:r w:rsidR="008C6294" w:rsidRPr="008C6294">
          <w:t>, accessed June 24, 2026.</w:t>
        </w:r>
      </w:ins>
    </w:p>
    <w:p w14:paraId="4B257134" w14:textId="77777777" w:rsidR="00F01A14" w:rsidRDefault="00F01A14" w:rsidP="00F01A14">
      <w:pPr>
        <w:pStyle w:val="FootnoteText"/>
        <w:rPr>
          <w:ins w:id="228" w:author="Adam Beatty" w:date="2026-07-20T14:13:00Z" w16du:dateUtc="2026-07-20T13:13:00Z"/>
        </w:rPr>
      </w:pPr>
    </w:p>
  </w:footnote>
  <w:footnote w:id="25">
    <w:p w14:paraId="7A51F8BB" w14:textId="7AF360FC" w:rsidR="006C0F08" w:rsidRDefault="006C0F08" w:rsidP="006C0F08">
      <w:pPr>
        <w:spacing w:after="20" w:line="180" w:lineRule="auto"/>
        <w:rPr>
          <w:ins w:id="255" w:author="Adam Beatty" w:date="2026-07-20T12:08:00Z" w16du:dateUtc="2026-07-20T11:08:00Z"/>
        </w:rPr>
      </w:pPr>
      <w:ins w:id="256" w:author="Adam Beatty" w:date="2026-07-20T12:08:00Z" w16du:dateUtc="2026-07-20T11:08:00Z">
        <w:r>
          <w:rPr>
            <w:rFonts w:cs="Times New Roman"/>
            <w:sz w:val="17"/>
            <w:szCs w:val="17"/>
            <w:vertAlign w:val="superscript"/>
          </w:rPr>
          <w:footnoteRef/>
        </w:r>
        <w:r>
          <w:rPr>
            <w:rFonts w:cs="Times New Roman"/>
            <w:sz w:val="17"/>
            <w:szCs w:val="17"/>
          </w:rPr>
          <w:t xml:space="preserve"> Beatty, </w:t>
        </w:r>
      </w:ins>
      <w:ins w:id="257" w:author="Adam Beatty" w:date="2026-07-20T14:35:00Z" w16du:dateUtc="2026-07-20T13:35:00Z">
        <w:r w:rsidR="007929C4">
          <w:rPr>
            <w:rFonts w:cs="Times New Roman"/>
            <w:sz w:val="17"/>
            <w:szCs w:val="17"/>
          </w:rPr>
          <w:t>“</w:t>
        </w:r>
      </w:ins>
      <w:ins w:id="258" w:author="Adam Beatty" w:date="2026-07-20T12:08:00Z" w16du:dateUtc="2026-07-20T11:08:00Z">
        <w:r>
          <w:rPr>
            <w:rFonts w:cs="Times New Roman"/>
            <w:i/>
            <w:iCs/>
            <w:sz w:val="17"/>
            <w:szCs w:val="17"/>
          </w:rPr>
          <w:t>Movement as Exposure</w:t>
        </w:r>
      </w:ins>
      <w:ins w:id="259" w:author="Adam Beatty" w:date="2026-07-20T14:36:00Z" w16du:dateUtc="2026-07-20T13:36:00Z">
        <w:r w:rsidR="007929C4">
          <w:rPr>
            <w:rFonts w:cs="Times New Roman"/>
            <w:i/>
            <w:iCs/>
            <w:sz w:val="17"/>
            <w:szCs w:val="17"/>
          </w:rPr>
          <w:t>”</w:t>
        </w:r>
      </w:ins>
      <w:ins w:id="260" w:author="Adam Beatty" w:date="2026-07-20T12:08:00Z" w16du:dateUtc="2026-07-20T11:08:00Z">
        <w:r>
          <w:rPr>
            <w:rFonts w:cs="Times New Roman"/>
            <w:sz w:val="17"/>
            <w:szCs w:val="17"/>
          </w:rPr>
          <w:t xml:space="preserve">, </w:t>
        </w:r>
      </w:ins>
      <w:ins w:id="261" w:author="Adam Beatty" w:date="2026-07-20T14:57:00Z" w16du:dateUtc="2026-07-20T13:57:00Z">
        <w:r w:rsidR="002E3307">
          <w:rPr>
            <w:rFonts w:cs="Times New Roman"/>
            <w:sz w:val="17"/>
            <w:szCs w:val="17"/>
          </w:rPr>
          <w:t>44–62</w:t>
        </w:r>
      </w:ins>
      <w:ins w:id="262" w:author="Adam Beatty" w:date="2026-07-20T12:08:00Z" w16du:dateUtc="2026-07-20T11:08:00Z">
        <w:r>
          <w:rPr>
            <w:rFonts w:cs="Times New Roman"/>
            <w:sz w:val="17"/>
            <w:szCs w:val="17"/>
          </w:rPr>
          <w:t xml:space="preserve">; </w:t>
        </w:r>
      </w:ins>
      <w:ins w:id="263" w:author="Adam Beatty" w:date="2026-07-20T15:22:00Z">
        <w:r w:rsidR="008C6294" w:rsidRPr="008C6294">
          <w:rPr>
            <w:rFonts w:cs="Times New Roman"/>
            <w:sz w:val="17"/>
            <w:szCs w:val="17"/>
          </w:rPr>
          <w:t xml:space="preserve">Mick Ryan and Clint Hinote, “Uncrewed Systems and the Transformation of the U.S. Warfighting Capacity,” </w:t>
        </w:r>
        <w:r w:rsidR="008C6294" w:rsidRPr="008C6294">
          <w:rPr>
            <w:rFonts w:cs="Times New Roman"/>
            <w:i/>
            <w:iCs/>
            <w:sz w:val="17"/>
            <w:szCs w:val="17"/>
          </w:rPr>
          <w:t>War on the Rocks</w:t>
        </w:r>
        <w:r w:rsidR="008C6294" w:rsidRPr="008C6294">
          <w:rPr>
            <w:rFonts w:cs="Times New Roman"/>
            <w:sz w:val="17"/>
            <w:szCs w:val="17"/>
          </w:rPr>
          <w:t xml:space="preserve">, February 9, 2024, </w:t>
        </w:r>
        <w:r w:rsidR="008C6294" w:rsidRPr="008C6294">
          <w:rPr>
            <w:rFonts w:cs="Times New Roman"/>
            <w:sz w:val="17"/>
            <w:szCs w:val="17"/>
          </w:rPr>
          <w:fldChar w:fldCharType="begin"/>
        </w:r>
        <w:r w:rsidR="008C6294" w:rsidRPr="008C6294">
          <w:rPr>
            <w:rFonts w:cs="Times New Roman"/>
            <w:sz w:val="17"/>
            <w:szCs w:val="17"/>
          </w:rPr>
          <w:instrText>HYPERLINK "https://warontherocks.com/uncrewed-systems-and-the-transformation-of-u-s-warfighting-capacity/" \t "_new"</w:instrText>
        </w:r>
        <w:r w:rsidR="008C6294" w:rsidRPr="008C6294">
          <w:rPr>
            <w:rFonts w:cs="Times New Roman"/>
            <w:sz w:val="17"/>
            <w:szCs w:val="17"/>
          </w:rPr>
        </w:r>
        <w:r w:rsidR="008C6294" w:rsidRPr="008C6294">
          <w:rPr>
            <w:rFonts w:cs="Times New Roman"/>
            <w:sz w:val="17"/>
            <w:szCs w:val="17"/>
          </w:rPr>
          <w:fldChar w:fldCharType="separate"/>
        </w:r>
        <w:r w:rsidR="008C6294" w:rsidRPr="008C6294">
          <w:rPr>
            <w:rStyle w:val="Hyperlink"/>
            <w:rFonts w:cs="Times New Roman"/>
            <w:sz w:val="17"/>
            <w:szCs w:val="17"/>
          </w:rPr>
          <w:t>https://warontherocks.com/uncrewed-systems-and-the-transformation-of-u-s-warfighting-capacity/</w:t>
        </w:r>
      </w:ins>
      <w:ins w:id="264" w:author="Adam Beatty" w:date="2026-07-20T15:22:00Z" w16du:dateUtc="2026-07-20T14:22:00Z">
        <w:r w:rsidR="008C6294" w:rsidRPr="008C6294">
          <w:rPr>
            <w:rFonts w:cs="Times New Roman"/>
            <w:sz w:val="17"/>
            <w:szCs w:val="17"/>
          </w:rPr>
          <w:fldChar w:fldCharType="end"/>
        </w:r>
      </w:ins>
      <w:ins w:id="265" w:author="Adam Beatty" w:date="2026-07-20T15:22:00Z">
        <w:r w:rsidR="008C6294" w:rsidRPr="008C6294">
          <w:rPr>
            <w:rFonts w:cs="Times New Roman"/>
            <w:sz w:val="17"/>
            <w:szCs w:val="17"/>
          </w:rPr>
          <w:t xml:space="preserve">, accessed July 6, 2026; Dominika Kunertova, </w:t>
        </w:r>
        <w:r w:rsidR="008C6294" w:rsidRPr="008C6294">
          <w:rPr>
            <w:rFonts w:cs="Times New Roman"/>
            <w:i/>
            <w:iCs/>
            <w:sz w:val="17"/>
            <w:szCs w:val="17"/>
          </w:rPr>
          <w:t>Learning from the Ukrainian Battlefield: Tomorrow’s Drone Warfare, Today’s Innovation Challenge</w:t>
        </w:r>
        <w:r w:rsidR="008C6294" w:rsidRPr="008C6294">
          <w:rPr>
            <w:rFonts w:cs="Times New Roman"/>
            <w:sz w:val="17"/>
            <w:szCs w:val="17"/>
          </w:rPr>
          <w:t xml:space="preserve"> (Zürich: Center for Security Studies, ETH Zürich, August 2024), </w:t>
        </w:r>
        <w:r w:rsidR="008C6294" w:rsidRPr="008C6294">
          <w:rPr>
            <w:rFonts w:cs="Times New Roman"/>
            <w:sz w:val="17"/>
            <w:szCs w:val="17"/>
          </w:rPr>
          <w:fldChar w:fldCharType="begin"/>
        </w:r>
        <w:r w:rsidR="008C6294" w:rsidRPr="008C6294">
          <w:rPr>
            <w:rFonts w:cs="Times New Roman"/>
            <w:sz w:val="17"/>
            <w:szCs w:val="17"/>
          </w:rPr>
          <w:instrText>HYPERLINK "https://css.ethz.ch/content/dam/ethz/special-interest/gess/cis/center-for-securities-studies/pdfs/CSS_Study_2024_Learning_from%20the_Ukrainian_Battlefield.pdf" \t "_new"</w:instrText>
        </w:r>
        <w:r w:rsidR="008C6294" w:rsidRPr="008C6294">
          <w:rPr>
            <w:rFonts w:cs="Times New Roman"/>
            <w:sz w:val="17"/>
            <w:szCs w:val="17"/>
          </w:rPr>
        </w:r>
        <w:r w:rsidR="008C6294" w:rsidRPr="008C6294">
          <w:rPr>
            <w:rFonts w:cs="Times New Roman"/>
            <w:sz w:val="17"/>
            <w:szCs w:val="17"/>
          </w:rPr>
          <w:fldChar w:fldCharType="separate"/>
        </w:r>
        <w:r w:rsidR="008C6294" w:rsidRPr="008C6294">
          <w:rPr>
            <w:rStyle w:val="Hyperlink"/>
            <w:rFonts w:cs="Times New Roman"/>
            <w:sz w:val="17"/>
            <w:szCs w:val="17"/>
          </w:rPr>
          <w:t>https://css.ethz.ch/content/dam/ethz/special-interest/gess/cis/center-for-securities-studies/pdfs/CSS_Study_2024_Learning_from%20the_Ukrainian_Battlefield.pdf</w:t>
        </w:r>
      </w:ins>
      <w:ins w:id="266" w:author="Adam Beatty" w:date="2026-07-20T15:22:00Z" w16du:dateUtc="2026-07-20T14:22:00Z">
        <w:r w:rsidR="008C6294" w:rsidRPr="008C6294">
          <w:rPr>
            <w:rFonts w:cs="Times New Roman"/>
            <w:sz w:val="17"/>
            <w:szCs w:val="17"/>
          </w:rPr>
          <w:fldChar w:fldCharType="end"/>
        </w:r>
      </w:ins>
      <w:ins w:id="267" w:author="Adam Beatty" w:date="2026-07-20T15:22:00Z">
        <w:r w:rsidR="008C6294" w:rsidRPr="008C6294">
          <w:rPr>
            <w:rFonts w:cs="Times New Roman"/>
            <w:sz w:val="17"/>
            <w:szCs w:val="17"/>
          </w:rPr>
          <w:t>, accessed March 17, 2026.</w:t>
        </w:r>
      </w:ins>
    </w:p>
  </w:footnote>
  <w:footnote w:id="26">
    <w:p w14:paraId="35C008DB" w14:textId="063CEEE6" w:rsidR="006C0F08" w:rsidRDefault="006C0F08" w:rsidP="006C0F08">
      <w:pPr>
        <w:spacing w:after="20" w:line="180" w:lineRule="auto"/>
        <w:rPr>
          <w:ins w:id="269" w:author="Adam Beatty" w:date="2026-07-20T12:08:00Z" w16du:dateUtc="2026-07-20T11:08:00Z"/>
        </w:rPr>
      </w:pPr>
      <w:ins w:id="270"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271" w:author="Adam Beatty" w:date="2026-07-20T15:23:00Z">
        <w:r w:rsidR="00E75EAA" w:rsidRPr="00E75EAA">
          <w:rPr>
            <w:rFonts w:cs="Times New Roman"/>
            <w:sz w:val="17"/>
            <w:szCs w:val="17"/>
          </w:rPr>
          <w:t xml:space="preserve">Barry R. Posen, </w:t>
        </w:r>
        <w:r w:rsidR="00E75EAA" w:rsidRPr="00E75EAA">
          <w:rPr>
            <w:rFonts w:cs="Times New Roman"/>
            <w:i/>
            <w:iCs/>
            <w:sz w:val="17"/>
            <w:szCs w:val="17"/>
          </w:rPr>
          <w:t>The Sources of Military Doctrine: France, Britain, and Germany between the World Wars</w:t>
        </w:r>
        <w:r w:rsidR="00E75EAA" w:rsidRPr="00E75EAA">
          <w:rPr>
            <w:rFonts w:cs="Times New Roman"/>
            <w:sz w:val="17"/>
            <w:szCs w:val="17"/>
          </w:rPr>
          <w:t xml:space="preserve"> (Ithaca, NY: Cornell University Press, 1984), </w:t>
        </w:r>
        <w:r w:rsidR="00E75EAA" w:rsidRPr="00E75EAA">
          <w:rPr>
            <w:rFonts w:cs="Times New Roman"/>
            <w:sz w:val="17"/>
            <w:szCs w:val="17"/>
          </w:rPr>
          <w:fldChar w:fldCharType="begin"/>
        </w:r>
        <w:r w:rsidR="00E75EAA" w:rsidRPr="00E75EAA">
          <w:rPr>
            <w:rFonts w:cs="Times New Roman"/>
            <w:sz w:val="17"/>
            <w:szCs w:val="17"/>
          </w:rPr>
          <w:instrText>HYPERLINK "https://www.jstor.org/stable/10.7591/j.ctt1287fp3" \t "_new"</w:instrText>
        </w:r>
        <w:r w:rsidR="00E75EAA" w:rsidRPr="00E75EAA">
          <w:rPr>
            <w:rFonts w:cs="Times New Roman"/>
            <w:sz w:val="17"/>
            <w:szCs w:val="17"/>
          </w:rPr>
        </w:r>
        <w:r w:rsidR="00E75EAA" w:rsidRPr="00E75EAA">
          <w:rPr>
            <w:rFonts w:cs="Times New Roman"/>
            <w:sz w:val="17"/>
            <w:szCs w:val="17"/>
          </w:rPr>
          <w:fldChar w:fldCharType="separate"/>
        </w:r>
        <w:r w:rsidR="00E75EAA" w:rsidRPr="00E75EAA">
          <w:rPr>
            <w:rStyle w:val="Hyperlink"/>
            <w:rFonts w:cs="Times New Roman"/>
            <w:sz w:val="17"/>
            <w:szCs w:val="17"/>
          </w:rPr>
          <w:t>https://www.jstor.org/stable/10.7591/j.ctt1287fp3</w:t>
        </w:r>
      </w:ins>
      <w:ins w:id="272" w:author="Adam Beatty" w:date="2026-07-20T15:23:00Z" w16du:dateUtc="2026-07-20T14:23:00Z">
        <w:r w:rsidR="00E75EAA" w:rsidRPr="00E75EAA">
          <w:rPr>
            <w:rFonts w:cs="Times New Roman"/>
            <w:sz w:val="17"/>
            <w:szCs w:val="17"/>
          </w:rPr>
          <w:fldChar w:fldCharType="end"/>
        </w:r>
      </w:ins>
      <w:ins w:id="273" w:author="Adam Beatty" w:date="2026-07-20T15:23:00Z">
        <w:r w:rsidR="00E75EAA" w:rsidRPr="00E75EAA">
          <w:rPr>
            <w:rFonts w:cs="Times New Roman"/>
            <w:sz w:val="17"/>
            <w:szCs w:val="17"/>
          </w:rPr>
          <w:t xml:space="preserve">, accessed July 18, 2026; Andrew F. Krepinevich, “Cavalry to Computer: The Pattern of Military Revolutions,” </w:t>
        </w:r>
        <w:r w:rsidR="00E75EAA" w:rsidRPr="00E75EAA">
          <w:rPr>
            <w:rFonts w:cs="Times New Roman"/>
            <w:i/>
            <w:iCs/>
            <w:sz w:val="17"/>
            <w:szCs w:val="17"/>
          </w:rPr>
          <w:t>The National Interest</w:t>
        </w:r>
        <w:r w:rsidR="00E75EAA" w:rsidRPr="00E75EAA">
          <w:rPr>
            <w:rFonts w:cs="Times New Roman"/>
            <w:sz w:val="17"/>
            <w:szCs w:val="17"/>
          </w:rPr>
          <w:t xml:space="preserve"> 37 (1994): 30–42, http://www.jstor.org/stable/42896863, accessed September 2, 2025; Richard K. Betts, “The Downside of the Cutting Edge,” </w:t>
        </w:r>
        <w:r w:rsidR="00E75EAA" w:rsidRPr="00E75EAA">
          <w:rPr>
            <w:rFonts w:cs="Times New Roman"/>
            <w:i/>
            <w:iCs/>
            <w:sz w:val="17"/>
            <w:szCs w:val="17"/>
          </w:rPr>
          <w:t>The National Interest</w:t>
        </w:r>
        <w:r w:rsidR="00E75EAA" w:rsidRPr="00E75EAA">
          <w:rPr>
            <w:rFonts w:cs="Times New Roman"/>
            <w:sz w:val="17"/>
            <w:szCs w:val="17"/>
          </w:rPr>
          <w:t xml:space="preserve"> 45 (1996): 80–83, https://link.gale.com/apps/doc/A18827115/AONE, accessed June 12, 2025.</w:t>
        </w:r>
      </w:ins>
    </w:p>
  </w:footnote>
  <w:footnote w:id="27">
    <w:p w14:paraId="700DBCE6" w14:textId="1337596A" w:rsidR="0044339F" w:rsidRDefault="0044339F">
      <w:pPr>
        <w:pStyle w:val="FootnoteText"/>
      </w:pPr>
      <w:ins w:id="280" w:author="Adam Beatty" w:date="2026-07-20T13:38:00Z" w16du:dateUtc="2026-07-20T12:38:00Z">
        <w:r>
          <w:rPr>
            <w:rStyle w:val="FootnoteReference"/>
          </w:rPr>
          <w:footnoteRef/>
        </w:r>
        <w:r>
          <w:t xml:space="preserve"> </w:t>
        </w:r>
      </w:ins>
      <w:ins w:id="281" w:author="Adam Beatty" w:date="2026-07-20T15:24:00Z">
        <w:r w:rsidR="004473C3" w:rsidRPr="004473C3">
          <w:t xml:space="preserve">Lucie Pebay, “The French Army Transitions to ‘High Intensity’ Warfare: Strengths, Drawbacks, and Challenges of French Ambitions,” </w:t>
        </w:r>
        <w:r w:rsidR="004473C3" w:rsidRPr="004473C3">
          <w:rPr>
            <w:i/>
            <w:iCs/>
          </w:rPr>
          <w:t>European Review of International Studies</w:t>
        </w:r>
        <w:r w:rsidR="004473C3" w:rsidRPr="004473C3">
          <w:t xml:space="preserve"> 11, no. 3 (2024): 358–85, </w:t>
        </w:r>
        <w:r w:rsidR="004473C3" w:rsidRPr="004473C3">
          <w:fldChar w:fldCharType="begin"/>
        </w:r>
        <w:r w:rsidR="004473C3" w:rsidRPr="004473C3">
          <w:instrText>HYPERLINK "https://www.jstor.org/stable/27372235" \t "_new"</w:instrText>
        </w:r>
        <w:r w:rsidR="004473C3" w:rsidRPr="004473C3">
          <w:fldChar w:fldCharType="separate"/>
        </w:r>
        <w:r w:rsidR="004473C3" w:rsidRPr="004473C3">
          <w:rPr>
            <w:rStyle w:val="Hyperlink"/>
          </w:rPr>
          <w:t>https://www.jstor.org/stable/27372235</w:t>
        </w:r>
      </w:ins>
      <w:ins w:id="282" w:author="Adam Beatty" w:date="2026-07-20T15:24:00Z" w16du:dateUtc="2026-07-20T14:24:00Z">
        <w:r w:rsidR="004473C3" w:rsidRPr="004473C3">
          <w:fldChar w:fldCharType="end"/>
        </w:r>
      </w:ins>
      <w:ins w:id="283" w:author="Adam Beatty" w:date="2026-07-20T15:24:00Z">
        <w:r w:rsidR="004473C3" w:rsidRPr="004473C3">
          <w:t>, accessed July 20, 2026.</w:t>
        </w:r>
      </w:ins>
    </w:p>
  </w:footnote>
  <w:footnote w:id="28">
    <w:p w14:paraId="23209B31" w14:textId="39518BDB" w:rsidR="006C0F08" w:rsidRDefault="006C0F08" w:rsidP="006C0F08">
      <w:pPr>
        <w:spacing w:after="20" w:line="180" w:lineRule="auto"/>
        <w:rPr>
          <w:ins w:id="294" w:author="Adam Beatty" w:date="2026-07-20T12:08:00Z" w16du:dateUtc="2026-07-20T11:08:00Z"/>
        </w:rPr>
      </w:pPr>
      <w:ins w:id="295"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296" w:author="Adam Beatty" w:date="2026-07-20T15:24:00Z">
        <w:r w:rsidR="004473C3" w:rsidRPr="004473C3">
          <w:rPr>
            <w:rFonts w:cs="Times New Roman"/>
            <w:sz w:val="17"/>
            <w:szCs w:val="17"/>
          </w:rPr>
          <w:t xml:space="preserve">Eoin McNamara, “Ireland’s Defence Deficit,” RUSI, December 2022, </w:t>
        </w:r>
        <w:r w:rsidR="004473C3" w:rsidRPr="004473C3">
          <w:rPr>
            <w:rFonts w:cs="Times New Roman"/>
            <w:sz w:val="17"/>
            <w:szCs w:val="17"/>
          </w:rPr>
          <w:fldChar w:fldCharType="begin"/>
        </w:r>
        <w:r w:rsidR="004473C3" w:rsidRPr="004473C3">
          <w:rPr>
            <w:rFonts w:cs="Times New Roman"/>
            <w:sz w:val="17"/>
            <w:szCs w:val="17"/>
          </w:rPr>
          <w:instrText>HYPERLINK "https://www.rusi.org/explore-our-research/publications/commentary/irelands-defence-deficit" \t "_new"</w:instrText>
        </w:r>
        <w:r w:rsidR="004473C3" w:rsidRPr="004473C3">
          <w:rPr>
            <w:rFonts w:cs="Times New Roman"/>
            <w:sz w:val="17"/>
            <w:szCs w:val="17"/>
          </w:rPr>
        </w:r>
        <w:r w:rsidR="004473C3" w:rsidRPr="004473C3">
          <w:rPr>
            <w:rFonts w:cs="Times New Roman"/>
            <w:sz w:val="17"/>
            <w:szCs w:val="17"/>
          </w:rPr>
          <w:fldChar w:fldCharType="separate"/>
        </w:r>
        <w:r w:rsidR="004473C3" w:rsidRPr="004473C3">
          <w:rPr>
            <w:rStyle w:val="Hyperlink"/>
            <w:rFonts w:cs="Times New Roman"/>
            <w:sz w:val="17"/>
            <w:szCs w:val="17"/>
          </w:rPr>
          <w:t>https://www.rusi.org/explore-our-research/publications/commentary/irelands-defence-deficit</w:t>
        </w:r>
      </w:ins>
      <w:ins w:id="297" w:author="Adam Beatty" w:date="2026-07-20T15:24:00Z" w16du:dateUtc="2026-07-20T14:24:00Z">
        <w:r w:rsidR="004473C3" w:rsidRPr="004473C3">
          <w:rPr>
            <w:rFonts w:cs="Times New Roman"/>
            <w:sz w:val="17"/>
            <w:szCs w:val="17"/>
          </w:rPr>
          <w:fldChar w:fldCharType="end"/>
        </w:r>
      </w:ins>
      <w:ins w:id="298" w:author="Adam Beatty" w:date="2026-07-20T15:24:00Z">
        <w:r w:rsidR="004473C3" w:rsidRPr="004473C3">
          <w:rPr>
            <w:rFonts w:cs="Times New Roman"/>
            <w:sz w:val="17"/>
            <w:szCs w:val="17"/>
          </w:rPr>
          <w:t xml:space="preserve">, accessed July 14, 2026; Commission on the Defence Forces, </w:t>
        </w:r>
        <w:r w:rsidR="004473C3" w:rsidRPr="004473C3">
          <w:rPr>
            <w:rFonts w:cs="Times New Roman"/>
            <w:i/>
            <w:iCs/>
            <w:sz w:val="17"/>
            <w:szCs w:val="17"/>
          </w:rPr>
          <w:t>Report of the Commission on the Defence Forces</w:t>
        </w:r>
        <w:r w:rsidR="004473C3" w:rsidRPr="004473C3">
          <w:rPr>
            <w:rFonts w:cs="Times New Roman"/>
            <w:sz w:val="17"/>
            <w:szCs w:val="17"/>
          </w:rPr>
          <w:t xml:space="preserve"> (Dublin: Government of Ireland, February 2022), iv, 84–87, </w:t>
        </w:r>
        <w:r w:rsidR="004473C3" w:rsidRPr="004473C3">
          <w:rPr>
            <w:rFonts w:cs="Times New Roman"/>
            <w:sz w:val="17"/>
            <w:szCs w:val="17"/>
          </w:rPr>
          <w:fldChar w:fldCharType="begin"/>
        </w:r>
        <w:r w:rsidR="004473C3" w:rsidRPr="004473C3">
          <w:rPr>
            <w:rFonts w:cs="Times New Roman"/>
            <w:sz w:val="17"/>
            <w:szCs w:val="17"/>
          </w:rPr>
          <w:instrText>HYPERLINK "https://assets.gov.ie/static/documents/report-of-the-commission-on-the-defence-forces.pdf" \t "_new"</w:instrText>
        </w:r>
        <w:r w:rsidR="004473C3" w:rsidRPr="004473C3">
          <w:rPr>
            <w:rFonts w:cs="Times New Roman"/>
            <w:sz w:val="17"/>
            <w:szCs w:val="17"/>
          </w:rPr>
        </w:r>
        <w:r w:rsidR="004473C3" w:rsidRPr="004473C3">
          <w:rPr>
            <w:rFonts w:cs="Times New Roman"/>
            <w:sz w:val="17"/>
            <w:szCs w:val="17"/>
          </w:rPr>
          <w:fldChar w:fldCharType="separate"/>
        </w:r>
        <w:r w:rsidR="004473C3" w:rsidRPr="004473C3">
          <w:rPr>
            <w:rStyle w:val="Hyperlink"/>
            <w:rFonts w:cs="Times New Roman"/>
            <w:sz w:val="17"/>
            <w:szCs w:val="17"/>
          </w:rPr>
          <w:t>https://assets.gov.ie/static/documents/report-of-the-commission-on-the-defence-forces.pdf</w:t>
        </w:r>
      </w:ins>
      <w:ins w:id="299" w:author="Adam Beatty" w:date="2026-07-20T15:24:00Z" w16du:dateUtc="2026-07-20T14:24:00Z">
        <w:r w:rsidR="004473C3" w:rsidRPr="004473C3">
          <w:rPr>
            <w:rFonts w:cs="Times New Roman"/>
            <w:sz w:val="17"/>
            <w:szCs w:val="17"/>
          </w:rPr>
          <w:fldChar w:fldCharType="end"/>
        </w:r>
      </w:ins>
      <w:ins w:id="300" w:author="Adam Beatty" w:date="2026-07-20T15:24:00Z">
        <w:r w:rsidR="004473C3" w:rsidRPr="004473C3">
          <w:rPr>
            <w:rFonts w:cs="Times New Roman"/>
            <w:sz w:val="17"/>
            <w:szCs w:val="17"/>
          </w:rPr>
          <w:t>, accessed January 10, 2026.</w:t>
        </w:r>
      </w:ins>
    </w:p>
  </w:footnote>
  <w:footnote w:id="29">
    <w:p w14:paraId="34EE7447" w14:textId="2CCC1AB6" w:rsidR="006C0F08" w:rsidRDefault="006C0F08" w:rsidP="006C0F08">
      <w:pPr>
        <w:spacing w:after="20" w:line="180" w:lineRule="auto"/>
        <w:rPr>
          <w:ins w:id="302" w:author="Adam Beatty" w:date="2026-07-20T12:08:00Z" w16du:dateUtc="2026-07-20T11:08:00Z"/>
        </w:rPr>
      </w:pPr>
      <w:ins w:id="303"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04" w:author="Adam Beatty" w:date="2026-07-20T15:25:00Z">
        <w:r w:rsidR="00854F13" w:rsidRPr="00854F13">
          <w:rPr>
            <w:rFonts w:cs="Times New Roman"/>
            <w:sz w:val="17"/>
            <w:szCs w:val="17"/>
          </w:rPr>
          <w:t xml:space="preserve">David Kirichenko, “How Ukrainian Soldiers Are Building Their Own Battle Robots,” </w:t>
        </w:r>
        <w:r w:rsidR="00854F13" w:rsidRPr="00854F13">
          <w:rPr>
            <w:rFonts w:cs="Times New Roman"/>
            <w:i/>
            <w:iCs/>
            <w:sz w:val="17"/>
            <w:szCs w:val="17"/>
          </w:rPr>
          <w:t>Forbes</w:t>
        </w:r>
        <w:r w:rsidR="00854F13" w:rsidRPr="00854F13">
          <w:rPr>
            <w:rFonts w:cs="Times New Roman"/>
            <w:sz w:val="17"/>
            <w:szCs w:val="17"/>
          </w:rPr>
          <w:t xml:space="preserve">, September 4, 2025, </w:t>
        </w:r>
        <w:r w:rsidR="00854F13" w:rsidRPr="00854F13">
          <w:rPr>
            <w:rFonts w:cs="Times New Roman"/>
            <w:sz w:val="17"/>
            <w:szCs w:val="17"/>
          </w:rPr>
          <w:fldChar w:fldCharType="begin"/>
        </w:r>
        <w:r w:rsidR="00854F13" w:rsidRPr="00854F13">
          <w:rPr>
            <w:rFonts w:cs="Times New Roman"/>
            <w:sz w:val="17"/>
            <w:szCs w:val="17"/>
          </w:rPr>
          <w:instrText>HYPERLINK "https://www.forbes.com/sites/davidkirichenko/2025/09/04/how-ukrainian-soldiers-are-building-their-own-battle-robots/" \t "_new"</w:instrText>
        </w:r>
        <w:r w:rsidR="00854F13" w:rsidRPr="00854F13">
          <w:rPr>
            <w:rFonts w:cs="Times New Roman"/>
            <w:sz w:val="17"/>
            <w:szCs w:val="17"/>
          </w:rPr>
        </w:r>
        <w:r w:rsidR="00854F13" w:rsidRPr="00854F13">
          <w:rPr>
            <w:rFonts w:cs="Times New Roman"/>
            <w:sz w:val="17"/>
            <w:szCs w:val="17"/>
          </w:rPr>
          <w:fldChar w:fldCharType="separate"/>
        </w:r>
        <w:r w:rsidR="00854F13" w:rsidRPr="00854F13">
          <w:rPr>
            <w:rStyle w:val="Hyperlink"/>
            <w:rFonts w:cs="Times New Roman"/>
            <w:sz w:val="17"/>
            <w:szCs w:val="17"/>
          </w:rPr>
          <w:t>https://www.forbes.com/sites/davidkirichenko/2025/09/04/how-ukrainian-soldiers-are-building-their-own-battle-robots/</w:t>
        </w:r>
      </w:ins>
      <w:ins w:id="305" w:author="Adam Beatty" w:date="2026-07-20T15:25:00Z" w16du:dateUtc="2026-07-20T14:25:00Z">
        <w:r w:rsidR="00854F13" w:rsidRPr="00854F13">
          <w:rPr>
            <w:rFonts w:cs="Times New Roman"/>
            <w:sz w:val="17"/>
            <w:szCs w:val="17"/>
          </w:rPr>
          <w:fldChar w:fldCharType="end"/>
        </w:r>
      </w:ins>
      <w:ins w:id="306" w:author="Adam Beatty" w:date="2026-07-20T15:25:00Z">
        <w:r w:rsidR="00854F13" w:rsidRPr="00854F13">
          <w:rPr>
            <w:rFonts w:cs="Times New Roman"/>
            <w:sz w:val="17"/>
            <w:szCs w:val="17"/>
          </w:rPr>
          <w:t>, accessed April 1, 2026.</w:t>
        </w:r>
      </w:ins>
    </w:p>
  </w:footnote>
  <w:footnote w:id="30">
    <w:p w14:paraId="3AEF9A97" w14:textId="1DD2C7AF" w:rsidR="006C0F08" w:rsidRDefault="006C0F08" w:rsidP="006C0F08">
      <w:pPr>
        <w:spacing w:after="20" w:line="180" w:lineRule="auto"/>
        <w:rPr>
          <w:ins w:id="310" w:author="Adam Beatty" w:date="2026-07-20T12:08:00Z" w16du:dateUtc="2026-07-20T11:08:00Z"/>
        </w:rPr>
      </w:pPr>
      <w:ins w:id="311"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12" w:author="Adam Beatty" w:date="2026-07-20T15:25:00Z">
        <w:r w:rsidR="00A861B1" w:rsidRPr="00A861B1">
          <w:rPr>
            <w:rFonts w:cs="Times New Roman"/>
            <w:sz w:val="17"/>
            <w:szCs w:val="17"/>
          </w:rPr>
          <w:t xml:space="preserve">Commission on the Defence Forces, </w:t>
        </w:r>
        <w:r w:rsidR="00A861B1" w:rsidRPr="00A861B1">
          <w:rPr>
            <w:rFonts w:cs="Times New Roman"/>
            <w:i/>
            <w:iCs/>
            <w:sz w:val="17"/>
            <w:szCs w:val="17"/>
          </w:rPr>
          <w:t>Report of the Commission on the Defence Forces</w:t>
        </w:r>
        <w:r w:rsidR="00A861B1" w:rsidRPr="00A861B1">
          <w:rPr>
            <w:rFonts w:cs="Times New Roman"/>
            <w:sz w:val="17"/>
            <w:szCs w:val="17"/>
          </w:rPr>
          <w:t>, 30–33, 44–45.</w:t>
        </w:r>
      </w:ins>
    </w:p>
  </w:footnote>
  <w:footnote w:id="31">
    <w:p w14:paraId="150A61AF" w14:textId="77777777" w:rsidR="006C0F08" w:rsidRDefault="006C0F08" w:rsidP="006C0F08">
      <w:pPr>
        <w:spacing w:after="20" w:line="180" w:lineRule="auto"/>
        <w:rPr>
          <w:ins w:id="316" w:author="Adam Beatty" w:date="2026-07-20T12:08:00Z" w16du:dateUtc="2026-07-20T11:08:00Z"/>
        </w:rPr>
      </w:pPr>
      <w:ins w:id="317" w:author="Adam Beatty" w:date="2026-07-20T12:08:00Z" w16du:dateUtc="2026-07-20T11:08:00Z">
        <w:r>
          <w:rPr>
            <w:rFonts w:cs="Times New Roman"/>
            <w:sz w:val="17"/>
            <w:szCs w:val="17"/>
            <w:vertAlign w:val="superscript"/>
          </w:rPr>
          <w:footnoteRef/>
        </w:r>
        <w:r>
          <w:rPr>
            <w:rFonts w:cs="Times New Roman"/>
            <w:sz w:val="17"/>
            <w:szCs w:val="17"/>
          </w:rPr>
          <w:t xml:space="preserve"> Stephen Peter Rosen, </w:t>
        </w:r>
        <w:r>
          <w:rPr>
            <w:rFonts w:cs="Times New Roman"/>
            <w:i/>
            <w:iCs/>
            <w:sz w:val="17"/>
            <w:szCs w:val="17"/>
          </w:rPr>
          <w:t>Winning the Next War: Innovation and the Modern Military</w:t>
        </w:r>
        <w:r>
          <w:rPr>
            <w:rFonts w:cs="Times New Roman"/>
            <w:sz w:val="17"/>
            <w:szCs w:val="17"/>
          </w:rPr>
          <w:t xml:space="preserve"> (Ithaca, NY: Cornell University Press, 1991), 7; NATO, “Innovation and Technology Adoption,” July 2026, https://www.nato.int/en/what-we-do/deterrence-and-defence/emerging-and-disruptive-technologies, accessed July 14, 2026.</w:t>
        </w:r>
      </w:ins>
    </w:p>
  </w:footnote>
  <w:footnote w:id="32">
    <w:p w14:paraId="4A522D59" w14:textId="78310049" w:rsidR="006C0F08" w:rsidRDefault="006C0F08" w:rsidP="006C0F08">
      <w:pPr>
        <w:spacing w:after="20" w:line="180" w:lineRule="auto"/>
        <w:rPr>
          <w:ins w:id="319" w:author="Adam Beatty" w:date="2026-07-20T12:08:00Z" w16du:dateUtc="2026-07-20T11:08:00Z"/>
        </w:rPr>
      </w:pPr>
      <w:ins w:id="320"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21" w:author="Adam Beatty" w:date="2026-07-20T14:53:00Z" w16du:dateUtc="2026-07-20T13:53:00Z">
        <w:r w:rsidR="00E814DF">
          <w:rPr>
            <w:rFonts w:cs="Times New Roman"/>
            <w:sz w:val="17"/>
            <w:szCs w:val="17"/>
          </w:rPr>
          <w:t xml:space="preserve">Adam </w:t>
        </w:r>
      </w:ins>
      <w:ins w:id="322" w:author="Adam Beatty" w:date="2026-07-20T12:08:00Z" w16du:dateUtc="2026-07-20T11:08:00Z">
        <w:r>
          <w:rPr>
            <w:rFonts w:cs="Times New Roman"/>
            <w:sz w:val="17"/>
            <w:szCs w:val="17"/>
          </w:rPr>
          <w:t xml:space="preserve">Beatty, </w:t>
        </w:r>
      </w:ins>
      <w:ins w:id="323" w:author="Adam Beatty" w:date="2026-07-20T14:53:00Z" w16du:dateUtc="2026-07-20T13:53:00Z">
        <w:r w:rsidR="00AB3AE7">
          <w:rPr>
            <w:rFonts w:cs="Times New Roman"/>
            <w:sz w:val="17"/>
            <w:szCs w:val="17"/>
          </w:rPr>
          <w:t>“</w:t>
        </w:r>
      </w:ins>
      <w:ins w:id="324" w:author="Adam Beatty" w:date="2026-07-20T12:08:00Z" w16du:dateUtc="2026-07-20T11:08:00Z">
        <w:r>
          <w:rPr>
            <w:rFonts w:cs="Times New Roman"/>
            <w:i/>
            <w:iCs/>
            <w:sz w:val="17"/>
            <w:szCs w:val="17"/>
          </w:rPr>
          <w:t>Movement as Exposure</w:t>
        </w:r>
      </w:ins>
      <w:ins w:id="325" w:author="Adam Beatty" w:date="2026-07-20T14:53:00Z" w16du:dateUtc="2026-07-20T13:53:00Z">
        <w:r w:rsidR="00AB3AE7">
          <w:rPr>
            <w:rFonts w:cs="Times New Roman"/>
            <w:i/>
            <w:iCs/>
            <w:sz w:val="17"/>
            <w:szCs w:val="17"/>
          </w:rPr>
          <w:t>”</w:t>
        </w:r>
      </w:ins>
      <w:ins w:id="326" w:author="Adam Beatty" w:date="2026-07-20T12:08:00Z" w16du:dateUtc="2026-07-20T11:08:00Z">
        <w:r>
          <w:rPr>
            <w:rFonts w:cs="Times New Roman"/>
            <w:sz w:val="17"/>
            <w:szCs w:val="17"/>
          </w:rPr>
          <w:t xml:space="preserve">, </w:t>
        </w:r>
      </w:ins>
      <w:ins w:id="327" w:author="Adam Beatty" w:date="2026-07-20T14:58:00Z" w16du:dateUtc="2026-07-20T13:58:00Z">
        <w:r w:rsidR="00256040">
          <w:rPr>
            <w:rFonts w:cs="Times New Roman"/>
            <w:sz w:val="17"/>
            <w:szCs w:val="17"/>
          </w:rPr>
          <w:t>5</w:t>
        </w:r>
      </w:ins>
      <w:ins w:id="328" w:author="Adam Beatty" w:date="2026-07-20T12:08:00Z" w16du:dateUtc="2026-07-20T11:08:00Z">
        <w:r>
          <w:rPr>
            <w:rFonts w:cs="Times New Roman"/>
            <w:sz w:val="17"/>
            <w:szCs w:val="17"/>
          </w:rPr>
          <w:t>3.</w:t>
        </w:r>
      </w:ins>
    </w:p>
  </w:footnote>
  <w:footnote w:id="33">
    <w:p w14:paraId="4DA280B4" w14:textId="233A88D0" w:rsidR="006C0F08" w:rsidRDefault="006C0F08" w:rsidP="006C0F08">
      <w:pPr>
        <w:spacing w:after="20" w:line="180" w:lineRule="auto"/>
        <w:rPr>
          <w:ins w:id="330" w:author="Adam Beatty" w:date="2026-07-20T12:08:00Z" w16du:dateUtc="2026-07-20T11:08:00Z"/>
        </w:rPr>
      </w:pPr>
      <w:ins w:id="331"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32" w:author="Adam Beatty" w:date="2026-07-20T15:30:00Z">
        <w:r w:rsidR="00912C85" w:rsidRPr="00912C85">
          <w:rPr>
            <w:rFonts w:cs="Times New Roman"/>
            <w:sz w:val="17"/>
            <w:szCs w:val="17"/>
          </w:rPr>
          <w:t xml:space="preserve">U.S. Joint Staff, </w:t>
        </w:r>
        <w:r w:rsidR="00912C85" w:rsidRPr="00912C85">
          <w:rPr>
            <w:rFonts w:cs="Times New Roman"/>
            <w:i/>
            <w:iCs/>
            <w:sz w:val="17"/>
            <w:szCs w:val="17"/>
          </w:rPr>
          <w:t>Manual for the Operation of the Joint Capabilities Integration and Development System</w:t>
        </w:r>
        <w:r w:rsidR="00912C85" w:rsidRPr="00912C85">
          <w:rPr>
            <w:rFonts w:cs="Times New Roman"/>
            <w:sz w:val="17"/>
            <w:szCs w:val="17"/>
          </w:rPr>
          <w:t xml:space="preserve"> (August 31, 2018), </w:t>
        </w:r>
        <w:r w:rsidR="00912C85" w:rsidRPr="00912C85">
          <w:rPr>
            <w:rFonts w:cs="Times New Roman"/>
            <w:sz w:val="17"/>
            <w:szCs w:val="17"/>
          </w:rPr>
          <w:fldChar w:fldCharType="begin"/>
        </w:r>
        <w:r w:rsidR="00912C85" w:rsidRPr="00912C85">
          <w:rPr>
            <w:rFonts w:cs="Times New Roman"/>
            <w:sz w:val="17"/>
            <w:szCs w:val="17"/>
          </w:rPr>
          <w:instrText>HYPERLINK "https://www.acq.osd.mil/asda/jrac/docs/2018-jcids.pdf" \t "_new"</w:instrText>
        </w:r>
        <w:r w:rsidR="00912C85" w:rsidRPr="00912C85">
          <w:rPr>
            <w:rFonts w:cs="Times New Roman"/>
            <w:sz w:val="17"/>
            <w:szCs w:val="17"/>
          </w:rPr>
        </w:r>
        <w:r w:rsidR="00912C85" w:rsidRPr="00912C85">
          <w:rPr>
            <w:rFonts w:cs="Times New Roman"/>
            <w:sz w:val="17"/>
            <w:szCs w:val="17"/>
          </w:rPr>
          <w:fldChar w:fldCharType="separate"/>
        </w:r>
        <w:r w:rsidR="00912C85" w:rsidRPr="00912C85">
          <w:rPr>
            <w:rStyle w:val="Hyperlink"/>
            <w:rFonts w:cs="Times New Roman"/>
            <w:sz w:val="17"/>
            <w:szCs w:val="17"/>
          </w:rPr>
          <w:t>https://www.acq.osd.mil/asda/jrac/docs/2018-jcids.pdf</w:t>
        </w:r>
      </w:ins>
      <w:ins w:id="333" w:author="Adam Beatty" w:date="2026-07-20T15:30:00Z" w16du:dateUtc="2026-07-20T14:30:00Z">
        <w:r w:rsidR="00912C85" w:rsidRPr="00912C85">
          <w:rPr>
            <w:rFonts w:cs="Times New Roman"/>
            <w:sz w:val="17"/>
            <w:szCs w:val="17"/>
          </w:rPr>
          <w:fldChar w:fldCharType="end"/>
        </w:r>
      </w:ins>
      <w:ins w:id="334" w:author="Adam Beatty" w:date="2026-07-20T15:30:00Z">
        <w:r w:rsidR="00912C85" w:rsidRPr="00912C85">
          <w:rPr>
            <w:rFonts w:cs="Times New Roman"/>
            <w:sz w:val="17"/>
            <w:szCs w:val="17"/>
          </w:rPr>
          <w:t>, accessed July 18, 2026.</w:t>
        </w:r>
      </w:ins>
    </w:p>
  </w:footnote>
  <w:footnote w:id="34">
    <w:p w14:paraId="6E305D44" w14:textId="402B32AD" w:rsidR="006C0F08" w:rsidRDefault="006C0F08" w:rsidP="006C0F08">
      <w:pPr>
        <w:spacing w:after="20" w:line="180" w:lineRule="auto"/>
        <w:rPr>
          <w:ins w:id="338" w:author="Adam Beatty" w:date="2026-07-20T12:08:00Z" w16du:dateUtc="2026-07-20T11:08:00Z"/>
        </w:rPr>
      </w:pPr>
      <w:ins w:id="339"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40" w:author="Adam Beatty" w:date="2026-07-20T15:31:00Z">
        <w:r w:rsidR="003261F6" w:rsidRPr="003261F6">
          <w:rPr>
            <w:rFonts w:cs="Times New Roman"/>
            <w:sz w:val="17"/>
            <w:szCs w:val="17"/>
          </w:rPr>
          <w:t xml:space="preserve">Michael Horowitz, “The Diffusion of Military Power: Causes and Consequences for International Politics” (PhD diss., Harvard University, 2006), 14–15, ProQuest Dissertations &amp; Theses Global, publication no. 3265175, https://www.proquest.com/docview/304850925, accessed July 19, 2026; Stimson Center, </w:t>
        </w:r>
        <w:r w:rsidR="003261F6" w:rsidRPr="003261F6">
          <w:rPr>
            <w:rFonts w:cs="Times New Roman"/>
            <w:i/>
            <w:iCs/>
            <w:sz w:val="17"/>
            <w:szCs w:val="17"/>
          </w:rPr>
          <w:t>Military Utility, National Security, and Economics</w:t>
        </w:r>
        <w:r w:rsidR="003261F6" w:rsidRPr="003261F6">
          <w:rPr>
            <w:rFonts w:cs="Times New Roman"/>
            <w:sz w:val="17"/>
            <w:szCs w:val="17"/>
          </w:rPr>
          <w:t xml:space="preserve"> (2015), 9, http://www.jstor.org/stable/resrep10852, accessed June 11, 2025.</w:t>
        </w:r>
      </w:ins>
    </w:p>
  </w:footnote>
  <w:footnote w:id="35">
    <w:p w14:paraId="5076FEC6" w14:textId="52F22F64" w:rsidR="006C0F08" w:rsidRDefault="006C0F08" w:rsidP="006C0F08">
      <w:pPr>
        <w:spacing w:after="20" w:line="180" w:lineRule="auto"/>
        <w:rPr>
          <w:ins w:id="342" w:author="Adam Beatty" w:date="2026-07-20T12:08:00Z" w16du:dateUtc="2026-07-20T11:08:00Z"/>
        </w:rPr>
      </w:pPr>
      <w:ins w:id="343"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44" w:author="Adam Beatty" w:date="2026-07-20T15:32:00Z">
        <w:r w:rsidR="006F04AD" w:rsidRPr="006F04AD">
          <w:rPr>
            <w:rFonts w:cs="Times New Roman"/>
            <w:sz w:val="17"/>
            <w:szCs w:val="17"/>
          </w:rPr>
          <w:t xml:space="preserve">Commission on the Defence Forces, </w:t>
        </w:r>
        <w:r w:rsidR="006F04AD" w:rsidRPr="006F04AD">
          <w:rPr>
            <w:rFonts w:cs="Times New Roman"/>
            <w:i/>
            <w:iCs/>
            <w:sz w:val="17"/>
            <w:szCs w:val="17"/>
          </w:rPr>
          <w:t>Report of the Commission on the Defence Forces</w:t>
        </w:r>
        <w:r w:rsidR="006F04AD" w:rsidRPr="006F04AD">
          <w:rPr>
            <w:rFonts w:cs="Times New Roman"/>
            <w:sz w:val="17"/>
            <w:szCs w:val="17"/>
          </w:rPr>
          <w:t xml:space="preserve">, 44, 114; UK Ministry of Defence, Development, Concepts and Doctrine Centre, </w:t>
        </w:r>
        <w:r w:rsidR="006F04AD" w:rsidRPr="006F04AD">
          <w:rPr>
            <w:rFonts w:cs="Times New Roman"/>
            <w:i/>
            <w:iCs/>
            <w:sz w:val="17"/>
            <w:szCs w:val="17"/>
          </w:rPr>
          <w:t>Defence Experimentation for Force Development Handbook</w:t>
        </w:r>
        <w:r w:rsidR="006F04AD" w:rsidRPr="006F04AD">
          <w:rPr>
            <w:rFonts w:cs="Times New Roman"/>
            <w:sz w:val="17"/>
            <w:szCs w:val="17"/>
          </w:rPr>
          <w:t xml:space="preserve">, version 2 (January 2021), 9–13, 32, </w:t>
        </w:r>
        <w:r w:rsidR="006F04AD" w:rsidRPr="006F04AD">
          <w:rPr>
            <w:rFonts w:cs="Times New Roman"/>
            <w:sz w:val="17"/>
            <w:szCs w:val="17"/>
          </w:rPr>
          <w:fldChar w:fldCharType="begin"/>
        </w:r>
        <w:r w:rsidR="006F04AD" w:rsidRPr="006F04AD">
          <w:rPr>
            <w:rFonts w:cs="Times New Roman"/>
            <w:sz w:val="17"/>
            <w:szCs w:val="17"/>
          </w:rPr>
          <w:instrText>HYPERLINK "https://assets.publishing.service.gov.uk/media/6014030be90e07626914df3c/20210121-DEFD_Handbook_Version_2-O.pdf" \t "_new"</w:instrText>
        </w:r>
        <w:r w:rsidR="006F04AD" w:rsidRPr="006F04AD">
          <w:rPr>
            <w:rFonts w:cs="Times New Roman"/>
            <w:sz w:val="17"/>
            <w:szCs w:val="17"/>
          </w:rPr>
        </w:r>
        <w:r w:rsidR="006F04AD" w:rsidRPr="006F04AD">
          <w:rPr>
            <w:rFonts w:cs="Times New Roman"/>
            <w:sz w:val="17"/>
            <w:szCs w:val="17"/>
          </w:rPr>
          <w:fldChar w:fldCharType="separate"/>
        </w:r>
        <w:r w:rsidR="006F04AD" w:rsidRPr="006F04AD">
          <w:rPr>
            <w:rStyle w:val="Hyperlink"/>
            <w:rFonts w:cs="Times New Roman"/>
            <w:sz w:val="17"/>
            <w:szCs w:val="17"/>
          </w:rPr>
          <w:t>https://assets.publishing.service.gov.uk/media/6014030be90e07626914df3c/20210121-DEFD_Handbook_Version_2-O.pdf</w:t>
        </w:r>
      </w:ins>
      <w:ins w:id="345" w:author="Adam Beatty" w:date="2026-07-20T15:32:00Z" w16du:dateUtc="2026-07-20T14:32:00Z">
        <w:r w:rsidR="006F04AD" w:rsidRPr="006F04AD">
          <w:rPr>
            <w:rFonts w:cs="Times New Roman"/>
            <w:sz w:val="17"/>
            <w:szCs w:val="17"/>
          </w:rPr>
          <w:fldChar w:fldCharType="end"/>
        </w:r>
      </w:ins>
      <w:ins w:id="346" w:author="Adam Beatty" w:date="2026-07-20T15:32:00Z">
        <w:r w:rsidR="006F04AD" w:rsidRPr="006F04AD">
          <w:rPr>
            <w:rFonts w:cs="Times New Roman"/>
            <w:sz w:val="17"/>
            <w:szCs w:val="17"/>
          </w:rPr>
          <w:t>, accessed July 16, 2026.</w:t>
        </w:r>
      </w:ins>
    </w:p>
  </w:footnote>
  <w:footnote w:id="36">
    <w:p w14:paraId="0018E28D" w14:textId="6610F28D" w:rsidR="006C0F08" w:rsidRDefault="006C0F08" w:rsidP="006C0F08">
      <w:pPr>
        <w:spacing w:after="20" w:line="180" w:lineRule="auto"/>
        <w:rPr>
          <w:ins w:id="348" w:author="Adam Beatty" w:date="2026-07-20T12:08:00Z" w16du:dateUtc="2026-07-20T11:08:00Z"/>
        </w:rPr>
      </w:pPr>
      <w:ins w:id="349"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50" w:author="Adam Beatty" w:date="2026-07-20T15:32:00Z">
        <w:r w:rsidR="00AF1824" w:rsidRPr="00AF1824">
          <w:rPr>
            <w:rFonts w:cs="Times New Roman"/>
            <w:sz w:val="17"/>
            <w:szCs w:val="17"/>
          </w:rPr>
          <w:t xml:space="preserve">James Peterson, “Transforming in Contact: The Army Needs an Unmanned Systems Command Now,” </w:t>
        </w:r>
        <w:r w:rsidR="00AF1824" w:rsidRPr="00AF1824">
          <w:rPr>
            <w:rFonts w:cs="Times New Roman"/>
            <w:i/>
            <w:iCs/>
            <w:sz w:val="17"/>
            <w:szCs w:val="17"/>
          </w:rPr>
          <w:t>Small Wars Journal</w:t>
        </w:r>
        <w:r w:rsidR="00AF1824" w:rsidRPr="00AF1824">
          <w:rPr>
            <w:rFonts w:cs="Times New Roman"/>
            <w:sz w:val="17"/>
            <w:szCs w:val="17"/>
          </w:rPr>
          <w:t xml:space="preserve">, April 14, 2026, </w:t>
        </w:r>
        <w:r w:rsidR="00AF1824" w:rsidRPr="00AF1824">
          <w:rPr>
            <w:rFonts w:cs="Times New Roman"/>
            <w:sz w:val="17"/>
            <w:szCs w:val="17"/>
          </w:rPr>
          <w:fldChar w:fldCharType="begin"/>
        </w:r>
        <w:r w:rsidR="00AF1824" w:rsidRPr="00AF1824">
          <w:rPr>
            <w:rFonts w:cs="Times New Roman"/>
            <w:sz w:val="17"/>
            <w:szCs w:val="17"/>
          </w:rPr>
          <w:instrText>HYPERLINK "https://smallwarsjournal.com/2026/04/14/transforming-in-contact-the-army-needs-an-unmanned-systems-command-now/" \t "_new"</w:instrText>
        </w:r>
        <w:r w:rsidR="00AF1824" w:rsidRPr="00AF1824">
          <w:rPr>
            <w:rFonts w:cs="Times New Roman"/>
            <w:sz w:val="17"/>
            <w:szCs w:val="17"/>
          </w:rPr>
        </w:r>
        <w:r w:rsidR="00AF1824" w:rsidRPr="00AF1824">
          <w:rPr>
            <w:rFonts w:cs="Times New Roman"/>
            <w:sz w:val="17"/>
            <w:szCs w:val="17"/>
          </w:rPr>
          <w:fldChar w:fldCharType="separate"/>
        </w:r>
        <w:r w:rsidR="00AF1824" w:rsidRPr="00AF1824">
          <w:rPr>
            <w:rStyle w:val="Hyperlink"/>
            <w:rFonts w:cs="Times New Roman"/>
            <w:sz w:val="17"/>
            <w:szCs w:val="17"/>
          </w:rPr>
          <w:t>https://smallwarsjournal.com/2026/04/14/transforming-in-contact-the-army-needs-an-unmanned-systems-command-now/</w:t>
        </w:r>
      </w:ins>
      <w:ins w:id="351" w:author="Adam Beatty" w:date="2026-07-20T15:32:00Z" w16du:dateUtc="2026-07-20T14:32:00Z">
        <w:r w:rsidR="00AF1824" w:rsidRPr="00AF1824">
          <w:rPr>
            <w:rFonts w:cs="Times New Roman"/>
            <w:sz w:val="17"/>
            <w:szCs w:val="17"/>
          </w:rPr>
          <w:fldChar w:fldCharType="end"/>
        </w:r>
      </w:ins>
      <w:ins w:id="352" w:author="Adam Beatty" w:date="2026-07-20T15:32:00Z">
        <w:r w:rsidR="00AF1824" w:rsidRPr="00AF1824">
          <w:rPr>
            <w:rFonts w:cs="Times New Roman"/>
            <w:sz w:val="17"/>
            <w:szCs w:val="17"/>
          </w:rPr>
          <w:t>, accessed July 18, 2026.</w:t>
        </w:r>
      </w:ins>
    </w:p>
  </w:footnote>
  <w:footnote w:id="37">
    <w:p w14:paraId="55B7EEEC" w14:textId="5FAB0084" w:rsidR="006C0F08" w:rsidRDefault="006C0F08" w:rsidP="006C0F08">
      <w:pPr>
        <w:spacing w:after="20" w:line="180" w:lineRule="auto"/>
        <w:rPr>
          <w:ins w:id="354" w:author="Adam Beatty" w:date="2026-07-20T12:08:00Z" w16du:dateUtc="2026-07-20T11:08:00Z"/>
        </w:rPr>
      </w:pPr>
      <w:ins w:id="355"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56" w:author="Adam Beatty" w:date="2026-07-20T15:32:00Z">
        <w:r w:rsidR="00AF1824" w:rsidRPr="00AF1824">
          <w:rPr>
            <w:rFonts w:cs="Times New Roman"/>
            <w:sz w:val="17"/>
            <w:szCs w:val="17"/>
          </w:rPr>
          <w:t xml:space="preserve">Reed Markham, “Integrating Drones Isn’t Intuitive: Practical Ways to Build This Critical Capability,” </w:t>
        </w:r>
        <w:r w:rsidR="00AF1824" w:rsidRPr="00AF1824">
          <w:rPr>
            <w:rFonts w:cs="Times New Roman"/>
            <w:i/>
            <w:iCs/>
            <w:sz w:val="17"/>
            <w:szCs w:val="17"/>
          </w:rPr>
          <w:t>Infantry</w:t>
        </w:r>
        <w:r w:rsidR="00AF1824" w:rsidRPr="00AF1824">
          <w:rPr>
            <w:rFonts w:cs="Times New Roman"/>
            <w:sz w:val="17"/>
            <w:szCs w:val="17"/>
          </w:rPr>
          <w:t xml:space="preserve"> (Fall 2024), </w:t>
        </w:r>
        <w:r w:rsidR="00AF1824" w:rsidRPr="00AF1824">
          <w:rPr>
            <w:rFonts w:cs="Times New Roman"/>
            <w:sz w:val="17"/>
            <w:szCs w:val="17"/>
          </w:rPr>
          <w:fldChar w:fldCharType="begin"/>
        </w:r>
        <w:r w:rsidR="00AF1824" w:rsidRPr="00AF1824">
          <w:rPr>
            <w:rFonts w:cs="Times New Roman"/>
            <w:sz w:val="17"/>
            <w:szCs w:val="17"/>
          </w:rPr>
          <w:instrText>HYPERLINK "https://www.lineofdeparture.army.mil/Journals/Infantry/Infantry-Fall-2024/Integrating-drones/" \t "_new"</w:instrText>
        </w:r>
        <w:r w:rsidR="00AF1824" w:rsidRPr="00AF1824">
          <w:rPr>
            <w:rFonts w:cs="Times New Roman"/>
            <w:sz w:val="17"/>
            <w:szCs w:val="17"/>
          </w:rPr>
        </w:r>
        <w:r w:rsidR="00AF1824" w:rsidRPr="00AF1824">
          <w:rPr>
            <w:rFonts w:cs="Times New Roman"/>
            <w:sz w:val="17"/>
            <w:szCs w:val="17"/>
          </w:rPr>
          <w:fldChar w:fldCharType="separate"/>
        </w:r>
        <w:r w:rsidR="00AF1824" w:rsidRPr="00AF1824">
          <w:rPr>
            <w:rStyle w:val="Hyperlink"/>
            <w:rFonts w:cs="Times New Roman"/>
            <w:sz w:val="17"/>
            <w:szCs w:val="17"/>
          </w:rPr>
          <w:t>https://www.lineofdeparture.army.mil/Journals/Infantry/Infantry-Fall-2024/Integrating-drones/</w:t>
        </w:r>
      </w:ins>
      <w:ins w:id="357" w:author="Adam Beatty" w:date="2026-07-20T15:32:00Z" w16du:dateUtc="2026-07-20T14:32:00Z">
        <w:r w:rsidR="00AF1824" w:rsidRPr="00AF1824">
          <w:rPr>
            <w:rFonts w:cs="Times New Roman"/>
            <w:sz w:val="17"/>
            <w:szCs w:val="17"/>
          </w:rPr>
          <w:fldChar w:fldCharType="end"/>
        </w:r>
      </w:ins>
      <w:ins w:id="358" w:author="Adam Beatty" w:date="2026-07-20T15:32:00Z">
        <w:r w:rsidR="00AF1824" w:rsidRPr="00AF1824">
          <w:rPr>
            <w:rFonts w:cs="Times New Roman"/>
            <w:sz w:val="17"/>
            <w:szCs w:val="17"/>
          </w:rPr>
          <w:t>, accessed July 18, 2026.</w:t>
        </w:r>
      </w:ins>
    </w:p>
  </w:footnote>
  <w:footnote w:id="38">
    <w:p w14:paraId="0C55BA51" w14:textId="40FFFE0B" w:rsidR="006C0F08" w:rsidRDefault="006C0F08" w:rsidP="006C0F08">
      <w:pPr>
        <w:spacing w:after="20" w:line="180" w:lineRule="auto"/>
        <w:rPr>
          <w:ins w:id="362" w:author="Adam Beatty" w:date="2026-07-20T12:08:00Z" w16du:dateUtc="2026-07-20T11:08:00Z"/>
        </w:rPr>
      </w:pPr>
      <w:ins w:id="363"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64" w:author="Adam Beatty" w:date="2026-07-20T15:33:00Z">
        <w:r w:rsidR="002732E7" w:rsidRPr="002732E7">
          <w:rPr>
            <w:rFonts w:cs="Times New Roman"/>
            <w:sz w:val="17"/>
            <w:szCs w:val="17"/>
          </w:rPr>
          <w:t xml:space="preserve">Brian Cahill, “Simulating Complexity: Urban Operations, Cognitive Load &amp; Wargaming in the Contemporary Operating Environment,” </w:t>
        </w:r>
        <w:r w:rsidR="002732E7" w:rsidRPr="002732E7">
          <w:rPr>
            <w:rFonts w:cs="Times New Roman"/>
            <w:i/>
            <w:iCs/>
            <w:sz w:val="17"/>
            <w:szCs w:val="17"/>
          </w:rPr>
          <w:t>Defence Forces Review 2025</w:t>
        </w:r>
        <w:r w:rsidR="002732E7" w:rsidRPr="002732E7">
          <w:rPr>
            <w:rFonts w:cs="Times New Roman"/>
            <w:sz w:val="17"/>
            <w:szCs w:val="17"/>
          </w:rPr>
          <w:t xml:space="preserve"> (Dublin: Command and Staff School, 2025), 37, </w:t>
        </w:r>
        <w:r w:rsidR="002732E7" w:rsidRPr="002732E7">
          <w:rPr>
            <w:rFonts w:cs="Times New Roman"/>
            <w:sz w:val="17"/>
            <w:szCs w:val="17"/>
          </w:rPr>
          <w:fldChar w:fldCharType="begin"/>
        </w:r>
        <w:r w:rsidR="002732E7" w:rsidRPr="002732E7">
          <w:rPr>
            <w:rFonts w:cs="Times New Roman"/>
            <w:sz w:val="17"/>
            <w:szCs w:val="17"/>
          </w:rPr>
          <w:instrText>HYPERLINK "https://www.military.ie/media/muvair04/df-review-2025-digital-edition.pdf" \t "_new"</w:instrText>
        </w:r>
        <w:r w:rsidR="002732E7" w:rsidRPr="002732E7">
          <w:rPr>
            <w:rFonts w:cs="Times New Roman"/>
            <w:sz w:val="17"/>
            <w:szCs w:val="17"/>
          </w:rPr>
        </w:r>
        <w:r w:rsidR="002732E7" w:rsidRPr="002732E7">
          <w:rPr>
            <w:rFonts w:cs="Times New Roman"/>
            <w:sz w:val="17"/>
            <w:szCs w:val="17"/>
          </w:rPr>
          <w:fldChar w:fldCharType="separate"/>
        </w:r>
        <w:r w:rsidR="002732E7" w:rsidRPr="002732E7">
          <w:rPr>
            <w:rStyle w:val="Hyperlink"/>
            <w:rFonts w:cs="Times New Roman"/>
            <w:sz w:val="17"/>
            <w:szCs w:val="17"/>
          </w:rPr>
          <w:t>https://www.military.ie/media/muvair04/df-review-2025-digital-edition.pdf</w:t>
        </w:r>
      </w:ins>
      <w:ins w:id="365" w:author="Adam Beatty" w:date="2026-07-20T15:33:00Z" w16du:dateUtc="2026-07-20T14:33:00Z">
        <w:r w:rsidR="002732E7" w:rsidRPr="002732E7">
          <w:rPr>
            <w:rFonts w:cs="Times New Roman"/>
            <w:sz w:val="17"/>
            <w:szCs w:val="17"/>
          </w:rPr>
          <w:fldChar w:fldCharType="end"/>
        </w:r>
      </w:ins>
      <w:ins w:id="366" w:author="Adam Beatty" w:date="2026-07-20T15:33:00Z">
        <w:r w:rsidR="002732E7" w:rsidRPr="002732E7">
          <w:rPr>
            <w:rFonts w:cs="Times New Roman"/>
            <w:sz w:val="17"/>
            <w:szCs w:val="17"/>
          </w:rPr>
          <w:t xml:space="preserve">, accessed July 19, 2026; Paul Lushenko et al., “Defending U.S. Military Bases against Drones? A Recent Tabletop Exercise Explores How,” RAND, June 2, 2025, </w:t>
        </w:r>
        <w:r w:rsidR="002732E7" w:rsidRPr="002732E7">
          <w:rPr>
            <w:rFonts w:cs="Times New Roman"/>
            <w:sz w:val="17"/>
            <w:szCs w:val="17"/>
          </w:rPr>
          <w:fldChar w:fldCharType="begin"/>
        </w:r>
        <w:r w:rsidR="002732E7" w:rsidRPr="002732E7">
          <w:rPr>
            <w:rFonts w:cs="Times New Roman"/>
            <w:sz w:val="17"/>
            <w:szCs w:val="17"/>
          </w:rPr>
          <w:instrText>HYPERLINK "https://www.rand.org/pubs/commentary/2025/06/defending-us-military-bases-against-drones-a-recent.html" \t "_new"</w:instrText>
        </w:r>
        <w:r w:rsidR="002732E7" w:rsidRPr="002732E7">
          <w:rPr>
            <w:rFonts w:cs="Times New Roman"/>
            <w:sz w:val="17"/>
            <w:szCs w:val="17"/>
          </w:rPr>
        </w:r>
        <w:r w:rsidR="002732E7" w:rsidRPr="002732E7">
          <w:rPr>
            <w:rFonts w:cs="Times New Roman"/>
            <w:sz w:val="17"/>
            <w:szCs w:val="17"/>
          </w:rPr>
          <w:fldChar w:fldCharType="separate"/>
        </w:r>
        <w:r w:rsidR="002732E7" w:rsidRPr="002732E7">
          <w:rPr>
            <w:rStyle w:val="Hyperlink"/>
            <w:rFonts w:cs="Times New Roman"/>
            <w:sz w:val="17"/>
            <w:szCs w:val="17"/>
          </w:rPr>
          <w:t>https://www.rand.org/pubs/commentary/2025/06/defending-us-military-bases-against-drones-a-recent.html</w:t>
        </w:r>
      </w:ins>
      <w:ins w:id="367" w:author="Adam Beatty" w:date="2026-07-20T15:33:00Z" w16du:dateUtc="2026-07-20T14:33:00Z">
        <w:r w:rsidR="002732E7" w:rsidRPr="002732E7">
          <w:rPr>
            <w:rFonts w:cs="Times New Roman"/>
            <w:sz w:val="17"/>
            <w:szCs w:val="17"/>
          </w:rPr>
          <w:fldChar w:fldCharType="end"/>
        </w:r>
      </w:ins>
      <w:ins w:id="368" w:author="Adam Beatty" w:date="2026-07-20T15:33:00Z">
        <w:r w:rsidR="002732E7" w:rsidRPr="002732E7">
          <w:rPr>
            <w:rFonts w:cs="Times New Roman"/>
            <w:sz w:val="17"/>
            <w:szCs w:val="17"/>
          </w:rPr>
          <w:t>, accessed July 18, 2026.</w:t>
        </w:r>
      </w:ins>
    </w:p>
  </w:footnote>
  <w:footnote w:id="39">
    <w:p w14:paraId="4FD969BA" w14:textId="2AB611F2" w:rsidR="006C0F08" w:rsidRDefault="006C0F08" w:rsidP="006C0F08">
      <w:pPr>
        <w:spacing w:after="20" w:line="180" w:lineRule="auto"/>
        <w:rPr>
          <w:ins w:id="370" w:author="Adam Beatty" w:date="2026-07-20T12:08:00Z" w16du:dateUtc="2026-07-20T11:08:00Z"/>
        </w:rPr>
      </w:pPr>
      <w:ins w:id="371"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72" w:author="Adam Beatty" w:date="2026-07-20T15:33:00Z">
        <w:r w:rsidR="002732E7" w:rsidRPr="002732E7">
          <w:rPr>
            <w:rFonts w:cs="Times New Roman"/>
            <w:sz w:val="17"/>
            <w:szCs w:val="17"/>
          </w:rPr>
          <w:t xml:space="preserve">UK Ministry of Defence, </w:t>
        </w:r>
        <w:r w:rsidR="002732E7" w:rsidRPr="002732E7">
          <w:rPr>
            <w:rFonts w:cs="Times New Roman"/>
            <w:i/>
            <w:iCs/>
            <w:sz w:val="17"/>
            <w:szCs w:val="17"/>
          </w:rPr>
          <w:t>Defence Experimentation for Force Development Handbook</w:t>
        </w:r>
        <w:r w:rsidR="002732E7" w:rsidRPr="002732E7">
          <w:rPr>
            <w:rFonts w:cs="Times New Roman"/>
            <w:sz w:val="17"/>
            <w:szCs w:val="17"/>
          </w:rPr>
          <w:t>, 9–13, 32.</w:t>
        </w:r>
      </w:ins>
    </w:p>
  </w:footnote>
  <w:footnote w:id="40">
    <w:p w14:paraId="62B9D62A" w14:textId="25EF9A1F" w:rsidR="006C0F08" w:rsidRDefault="006C0F08" w:rsidP="006C0F08">
      <w:pPr>
        <w:spacing w:after="20" w:line="180" w:lineRule="auto"/>
        <w:rPr>
          <w:ins w:id="374" w:author="Adam Beatty" w:date="2026-07-20T12:08:00Z" w16du:dateUtc="2026-07-20T11:08:00Z"/>
        </w:rPr>
      </w:pPr>
      <w:ins w:id="375"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76" w:author="Adam Beatty" w:date="2026-07-20T15:33:00Z">
        <w:r w:rsidR="007B61AE" w:rsidRPr="007B61AE">
          <w:rPr>
            <w:rFonts w:cs="Times New Roman"/>
            <w:sz w:val="17"/>
            <w:szCs w:val="17"/>
          </w:rPr>
          <w:t>Interview Participant 01, interview by Adam Beatty, January 23, 2026, transcript, conducted under the Chatham House Rule.</w:t>
        </w:r>
      </w:ins>
    </w:p>
  </w:footnote>
  <w:footnote w:id="41">
    <w:p w14:paraId="0E5A020C" w14:textId="3732E5A2" w:rsidR="006C0F08" w:rsidRDefault="006C0F08" w:rsidP="006C0F08">
      <w:pPr>
        <w:spacing w:after="20" w:line="180" w:lineRule="auto"/>
        <w:rPr>
          <w:ins w:id="378" w:author="Adam Beatty" w:date="2026-07-20T12:08:00Z" w16du:dateUtc="2026-07-20T11:08:00Z"/>
        </w:rPr>
      </w:pPr>
      <w:ins w:id="379"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80" w:author="Adam Beatty" w:date="2026-07-20T15:33:00Z">
        <w:r w:rsidR="007B61AE" w:rsidRPr="007B61AE">
          <w:rPr>
            <w:rFonts w:cs="Times New Roman"/>
            <w:sz w:val="17"/>
            <w:szCs w:val="17"/>
          </w:rPr>
          <w:t>Krepinevich, “Cavalry to Computer,” 30.</w:t>
        </w:r>
      </w:ins>
    </w:p>
  </w:footnote>
  <w:footnote w:id="42">
    <w:p w14:paraId="2E0D3258" w14:textId="4536C5D9" w:rsidR="006C0F08" w:rsidRDefault="006C0F08" w:rsidP="006C0F08">
      <w:pPr>
        <w:spacing w:after="20" w:line="180" w:lineRule="auto"/>
        <w:rPr>
          <w:ins w:id="384" w:author="Adam Beatty" w:date="2026-07-20T12:08:00Z" w16du:dateUtc="2026-07-20T11:08:00Z"/>
        </w:rPr>
      </w:pPr>
      <w:ins w:id="385"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86" w:author="Adam Beatty" w:date="2026-07-20T15:33:00Z">
        <w:r w:rsidR="007B61AE" w:rsidRPr="007B61AE">
          <w:rPr>
            <w:rFonts w:cs="Times New Roman"/>
            <w:sz w:val="17"/>
            <w:szCs w:val="17"/>
          </w:rPr>
          <w:t xml:space="preserve">UK Ministry of Defence, </w:t>
        </w:r>
        <w:r w:rsidR="007B61AE" w:rsidRPr="007B61AE">
          <w:rPr>
            <w:rFonts w:cs="Times New Roman"/>
            <w:i/>
            <w:iCs/>
            <w:sz w:val="17"/>
            <w:szCs w:val="17"/>
          </w:rPr>
          <w:t>Defence Experimentation for Force Development Handbook</w:t>
        </w:r>
        <w:r w:rsidR="007B61AE" w:rsidRPr="007B61AE">
          <w:rPr>
            <w:rFonts w:cs="Times New Roman"/>
            <w:sz w:val="17"/>
            <w:szCs w:val="17"/>
          </w:rPr>
          <w:t>, 9–13, 32.</w:t>
        </w:r>
      </w:ins>
    </w:p>
  </w:footnote>
  <w:footnote w:id="43">
    <w:p w14:paraId="4B512559" w14:textId="31977ABB" w:rsidR="006C0F08" w:rsidRDefault="006C0F08" w:rsidP="006C0F08">
      <w:pPr>
        <w:spacing w:after="20" w:line="180" w:lineRule="auto"/>
        <w:rPr>
          <w:ins w:id="390" w:author="Adam Beatty" w:date="2026-07-20T12:08:00Z" w16du:dateUtc="2026-07-20T11:08:00Z"/>
        </w:rPr>
      </w:pPr>
      <w:ins w:id="391"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92" w:author="Adam Beatty" w:date="2026-07-20T15:34:00Z">
        <w:r w:rsidR="0063432B" w:rsidRPr="0063432B">
          <w:rPr>
            <w:rFonts w:cs="Times New Roman"/>
            <w:sz w:val="17"/>
            <w:szCs w:val="17"/>
          </w:rPr>
          <w:t xml:space="preserve">Christian Brose, “The New Revolution in Military Affairs: War’s Sci-Fi Future,” </w:t>
        </w:r>
        <w:r w:rsidR="0063432B" w:rsidRPr="0063432B">
          <w:rPr>
            <w:rFonts w:cs="Times New Roman"/>
            <w:i/>
            <w:iCs/>
            <w:sz w:val="17"/>
            <w:szCs w:val="17"/>
          </w:rPr>
          <w:t>Foreign Affairs</w:t>
        </w:r>
        <w:r w:rsidR="0063432B" w:rsidRPr="0063432B">
          <w:rPr>
            <w:rFonts w:cs="Times New Roman"/>
            <w:sz w:val="17"/>
            <w:szCs w:val="17"/>
          </w:rPr>
          <w:t xml:space="preserve"> 98, no. 3 (May/June 2019): 122–31, https://link.gale.com/apps/doc/A585763277/AONE, accessed June 12, 2025; Samuel Bendett and David Kirichenko, “Battlefield Drones and the Accelerating Autonomous Arms Race in Ukraine,” Modern War Institute, January 10, 2025, </w:t>
        </w:r>
        <w:r w:rsidR="0063432B" w:rsidRPr="0063432B">
          <w:rPr>
            <w:rFonts w:cs="Times New Roman"/>
            <w:sz w:val="17"/>
            <w:szCs w:val="17"/>
          </w:rPr>
          <w:fldChar w:fldCharType="begin"/>
        </w:r>
        <w:r w:rsidR="0063432B" w:rsidRPr="0063432B">
          <w:rPr>
            <w:rFonts w:cs="Times New Roman"/>
            <w:sz w:val="17"/>
            <w:szCs w:val="17"/>
          </w:rPr>
          <w:instrText>HYPERLINK "https://mwi.westpoint.edu/battlefield-drones-and-the-accelerating-autonomous-arms-race-in-ukraine/" \t "_new"</w:instrText>
        </w:r>
        <w:r w:rsidR="0063432B" w:rsidRPr="0063432B">
          <w:rPr>
            <w:rFonts w:cs="Times New Roman"/>
            <w:sz w:val="17"/>
            <w:szCs w:val="17"/>
          </w:rPr>
        </w:r>
        <w:r w:rsidR="0063432B" w:rsidRPr="0063432B">
          <w:rPr>
            <w:rFonts w:cs="Times New Roman"/>
            <w:sz w:val="17"/>
            <w:szCs w:val="17"/>
          </w:rPr>
          <w:fldChar w:fldCharType="separate"/>
        </w:r>
        <w:r w:rsidR="0063432B" w:rsidRPr="0063432B">
          <w:rPr>
            <w:rStyle w:val="Hyperlink"/>
            <w:rFonts w:cs="Times New Roman"/>
            <w:sz w:val="17"/>
            <w:szCs w:val="17"/>
          </w:rPr>
          <w:t>https://mwi.westpoint.edu/battlefield-drones-and-the-accelerating-autonomous-arms-race-in-ukraine/</w:t>
        </w:r>
      </w:ins>
      <w:ins w:id="393" w:author="Adam Beatty" w:date="2026-07-20T15:34:00Z" w16du:dateUtc="2026-07-20T14:34:00Z">
        <w:r w:rsidR="0063432B" w:rsidRPr="0063432B">
          <w:rPr>
            <w:rFonts w:cs="Times New Roman"/>
            <w:sz w:val="17"/>
            <w:szCs w:val="17"/>
          </w:rPr>
          <w:fldChar w:fldCharType="end"/>
        </w:r>
      </w:ins>
      <w:ins w:id="394" w:author="Adam Beatty" w:date="2026-07-20T15:34:00Z">
        <w:r w:rsidR="0063432B" w:rsidRPr="0063432B">
          <w:rPr>
            <w:rFonts w:cs="Times New Roman"/>
            <w:sz w:val="17"/>
            <w:szCs w:val="17"/>
          </w:rPr>
          <w:t>, accessed July 17, 2026.</w:t>
        </w:r>
      </w:ins>
    </w:p>
  </w:footnote>
  <w:footnote w:id="44">
    <w:p w14:paraId="031296D6" w14:textId="1F270E1A" w:rsidR="006C0F08" w:rsidRDefault="006C0F08" w:rsidP="006C0F08">
      <w:pPr>
        <w:spacing w:after="20" w:line="180" w:lineRule="auto"/>
        <w:rPr>
          <w:ins w:id="396" w:author="Adam Beatty" w:date="2026-07-20T12:08:00Z" w16du:dateUtc="2026-07-20T11:08:00Z"/>
        </w:rPr>
      </w:pPr>
      <w:ins w:id="397"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398" w:author="Adam Beatty" w:date="2026-07-20T15:34:00Z">
        <w:r w:rsidR="0063432B" w:rsidRPr="0063432B">
          <w:rPr>
            <w:rFonts w:cs="Times New Roman"/>
            <w:sz w:val="17"/>
            <w:szCs w:val="17"/>
          </w:rPr>
          <w:t>Interview Participant 02, interview by Adam Beatty, January 28, 2026, transcript, conducted under the Chatham House Rule.</w:t>
        </w:r>
      </w:ins>
    </w:p>
  </w:footnote>
  <w:footnote w:id="45">
    <w:p w14:paraId="7B313880" w14:textId="54C82159" w:rsidR="006C0F08" w:rsidRDefault="006C0F08" w:rsidP="006C0F08">
      <w:pPr>
        <w:spacing w:after="20" w:line="180" w:lineRule="auto"/>
        <w:rPr>
          <w:ins w:id="400" w:author="Adam Beatty" w:date="2026-07-20T12:08:00Z" w16du:dateUtc="2026-07-20T11:08:00Z"/>
        </w:rPr>
      </w:pPr>
      <w:ins w:id="401"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402" w:author="Adam Beatty" w:date="2026-07-20T15:34:00Z">
        <w:r w:rsidR="0063432B" w:rsidRPr="0063432B">
          <w:rPr>
            <w:rFonts w:cs="Times New Roman"/>
            <w:sz w:val="17"/>
            <w:szCs w:val="17"/>
          </w:rPr>
          <w:t xml:space="preserve">Cosmo Curtatone and John Nagl, “How the United States Is Learning from Drone Warfare in Ukraine,” </w:t>
        </w:r>
        <w:r w:rsidR="0063432B" w:rsidRPr="0063432B">
          <w:rPr>
            <w:rFonts w:cs="Times New Roman"/>
            <w:i/>
            <w:iCs/>
            <w:sz w:val="17"/>
            <w:szCs w:val="17"/>
          </w:rPr>
          <w:t>Small Wars Journal</w:t>
        </w:r>
        <w:r w:rsidR="0063432B" w:rsidRPr="0063432B">
          <w:rPr>
            <w:rFonts w:cs="Times New Roman"/>
            <w:sz w:val="17"/>
            <w:szCs w:val="17"/>
          </w:rPr>
          <w:t xml:space="preserve">, June 17, 2026, </w:t>
        </w:r>
        <w:r w:rsidR="0063432B" w:rsidRPr="0063432B">
          <w:rPr>
            <w:rFonts w:cs="Times New Roman"/>
            <w:sz w:val="17"/>
            <w:szCs w:val="17"/>
          </w:rPr>
          <w:fldChar w:fldCharType="begin"/>
        </w:r>
        <w:r w:rsidR="0063432B" w:rsidRPr="0063432B">
          <w:rPr>
            <w:rFonts w:cs="Times New Roman"/>
            <w:sz w:val="17"/>
            <w:szCs w:val="17"/>
          </w:rPr>
          <w:instrText>HYPERLINK "https://smallwarsjournal.com/2026/06/17/how-the-united-states-is-learning-from-drone-warfare-in-ukraine/" \t "_new"</w:instrText>
        </w:r>
        <w:r w:rsidR="0063432B" w:rsidRPr="0063432B">
          <w:rPr>
            <w:rFonts w:cs="Times New Roman"/>
            <w:sz w:val="17"/>
            <w:szCs w:val="17"/>
          </w:rPr>
        </w:r>
        <w:r w:rsidR="0063432B" w:rsidRPr="0063432B">
          <w:rPr>
            <w:rFonts w:cs="Times New Roman"/>
            <w:sz w:val="17"/>
            <w:szCs w:val="17"/>
          </w:rPr>
          <w:fldChar w:fldCharType="separate"/>
        </w:r>
        <w:r w:rsidR="0063432B" w:rsidRPr="0063432B">
          <w:rPr>
            <w:rStyle w:val="Hyperlink"/>
            <w:rFonts w:cs="Times New Roman"/>
            <w:sz w:val="17"/>
            <w:szCs w:val="17"/>
          </w:rPr>
          <w:t>https://smallwarsjournal.com/2026/06/17/how-the-united-states-is-learning-from-drone-warfare-in-ukraine/</w:t>
        </w:r>
      </w:ins>
      <w:ins w:id="403" w:author="Adam Beatty" w:date="2026-07-20T15:34:00Z" w16du:dateUtc="2026-07-20T14:34:00Z">
        <w:r w:rsidR="0063432B" w:rsidRPr="0063432B">
          <w:rPr>
            <w:rFonts w:cs="Times New Roman"/>
            <w:sz w:val="17"/>
            <w:szCs w:val="17"/>
          </w:rPr>
          <w:fldChar w:fldCharType="end"/>
        </w:r>
      </w:ins>
      <w:ins w:id="404" w:author="Adam Beatty" w:date="2026-07-20T15:34:00Z">
        <w:r w:rsidR="0063432B" w:rsidRPr="0063432B">
          <w:rPr>
            <w:rFonts w:cs="Times New Roman"/>
            <w:sz w:val="17"/>
            <w:szCs w:val="17"/>
          </w:rPr>
          <w:t>, accessed July 17, 2026; Interview Participant 04, interview by Adam Beatty, February 6, 2026, transcript, conducted under the Chatham House Rule.</w:t>
        </w:r>
      </w:ins>
    </w:p>
  </w:footnote>
  <w:footnote w:id="46">
    <w:p w14:paraId="2A517F83" w14:textId="59618EB8" w:rsidR="006C0F08" w:rsidRDefault="006C0F08" w:rsidP="006C0F08">
      <w:pPr>
        <w:spacing w:after="20" w:line="180" w:lineRule="auto"/>
        <w:rPr>
          <w:ins w:id="406" w:author="Adam Beatty" w:date="2026-07-20T12:08:00Z" w16du:dateUtc="2026-07-20T11:08:00Z"/>
        </w:rPr>
      </w:pPr>
      <w:ins w:id="407"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408" w:author="Adam Beatty" w:date="2026-07-20T15:34:00Z">
        <w:r w:rsidR="00F00A00" w:rsidRPr="00F00A00">
          <w:rPr>
            <w:rFonts w:cs="Times New Roman"/>
            <w:sz w:val="17"/>
            <w:szCs w:val="17"/>
          </w:rPr>
          <w:t xml:space="preserve">Kaya I. Vogler et al., “Modular Open Systems Approach: Impacts on Program Management Metrics,” </w:t>
        </w:r>
        <w:r w:rsidR="00F00A00" w:rsidRPr="00F00A00">
          <w:rPr>
            <w:rFonts w:cs="Times New Roman"/>
            <w:i/>
            <w:iCs/>
            <w:sz w:val="17"/>
            <w:szCs w:val="17"/>
          </w:rPr>
          <w:t>Defense Acquisition Research Journal</w:t>
        </w:r>
        <w:r w:rsidR="00F00A00" w:rsidRPr="00F00A00">
          <w:rPr>
            <w:rFonts w:cs="Times New Roman"/>
            <w:sz w:val="17"/>
            <w:szCs w:val="17"/>
          </w:rPr>
          <w:t xml:space="preserve"> 33, no. 1 (Winter 2026): 2–28, https://doi.org/10.22594/dau.24-933.33.01, accessed July 18, 2026.</w:t>
        </w:r>
      </w:ins>
    </w:p>
  </w:footnote>
  <w:footnote w:id="47">
    <w:p w14:paraId="13959C7C" w14:textId="63C2ECB1" w:rsidR="006C0F08" w:rsidRDefault="006C0F08" w:rsidP="006C0F08">
      <w:pPr>
        <w:spacing w:after="20" w:line="180" w:lineRule="auto"/>
        <w:rPr>
          <w:ins w:id="412" w:author="Adam Beatty" w:date="2026-07-20T12:08:00Z" w16du:dateUtc="2026-07-20T11:08:00Z"/>
        </w:rPr>
      </w:pPr>
      <w:ins w:id="413"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414" w:author="Adam Beatty" w:date="2026-07-20T15:34:00Z">
        <w:r w:rsidR="00F00A00" w:rsidRPr="00F00A00">
          <w:rPr>
            <w:rFonts w:cs="Times New Roman"/>
            <w:sz w:val="17"/>
            <w:szCs w:val="17"/>
          </w:rPr>
          <w:t xml:space="preserve">Lou Crenshaw, “Military Power Begins with Industrial Strength,” </w:t>
        </w:r>
        <w:r w:rsidR="00F00A00" w:rsidRPr="00F00A00">
          <w:rPr>
            <w:rFonts w:cs="Times New Roman"/>
            <w:i/>
            <w:iCs/>
            <w:sz w:val="17"/>
            <w:szCs w:val="17"/>
          </w:rPr>
          <w:t>DefenseScoop</w:t>
        </w:r>
        <w:r w:rsidR="00F00A00" w:rsidRPr="00F00A00">
          <w:rPr>
            <w:rFonts w:cs="Times New Roman"/>
            <w:sz w:val="17"/>
            <w:szCs w:val="17"/>
          </w:rPr>
          <w:t xml:space="preserve">, February 18, 2026, </w:t>
        </w:r>
        <w:r w:rsidR="00F00A00" w:rsidRPr="00F00A00">
          <w:rPr>
            <w:rFonts w:cs="Times New Roman"/>
            <w:sz w:val="17"/>
            <w:szCs w:val="17"/>
          </w:rPr>
          <w:fldChar w:fldCharType="begin"/>
        </w:r>
        <w:r w:rsidR="00F00A00" w:rsidRPr="00F00A00">
          <w:rPr>
            <w:rFonts w:cs="Times New Roman"/>
            <w:sz w:val="17"/>
            <w:szCs w:val="17"/>
          </w:rPr>
          <w:instrText>HYPERLINK "https://defensescoop.com/2026/02/18/military-power-begins-with-industrial-strength/" \t "_new"</w:instrText>
        </w:r>
        <w:r w:rsidR="00F00A00" w:rsidRPr="00F00A00">
          <w:rPr>
            <w:rFonts w:cs="Times New Roman"/>
            <w:sz w:val="17"/>
            <w:szCs w:val="17"/>
          </w:rPr>
        </w:r>
        <w:r w:rsidR="00F00A00" w:rsidRPr="00F00A00">
          <w:rPr>
            <w:rFonts w:cs="Times New Roman"/>
            <w:sz w:val="17"/>
            <w:szCs w:val="17"/>
          </w:rPr>
          <w:fldChar w:fldCharType="separate"/>
        </w:r>
        <w:r w:rsidR="00F00A00" w:rsidRPr="00F00A00">
          <w:rPr>
            <w:rStyle w:val="Hyperlink"/>
            <w:rFonts w:cs="Times New Roman"/>
            <w:sz w:val="17"/>
            <w:szCs w:val="17"/>
          </w:rPr>
          <w:t>https://defensescoop.com/2026/02/18/military-power-begins-with-industrial-strength/</w:t>
        </w:r>
      </w:ins>
      <w:ins w:id="415" w:author="Adam Beatty" w:date="2026-07-20T15:34:00Z" w16du:dateUtc="2026-07-20T14:34:00Z">
        <w:r w:rsidR="00F00A00" w:rsidRPr="00F00A00">
          <w:rPr>
            <w:rFonts w:cs="Times New Roman"/>
            <w:sz w:val="17"/>
            <w:szCs w:val="17"/>
          </w:rPr>
          <w:fldChar w:fldCharType="end"/>
        </w:r>
      </w:ins>
      <w:ins w:id="416" w:author="Adam Beatty" w:date="2026-07-20T15:34:00Z">
        <w:r w:rsidR="00F00A00" w:rsidRPr="00F00A00">
          <w:rPr>
            <w:rFonts w:cs="Times New Roman"/>
            <w:sz w:val="17"/>
            <w:szCs w:val="17"/>
          </w:rPr>
          <w:t xml:space="preserve">, accessed July 18, 2026; Macdonald Amoah et al., “The Drone Supply Chain War: Identifying the Chokepoints to Making a Drone,” Center for Strategic and International Studies, December 9, 2025, </w:t>
        </w:r>
        <w:r w:rsidR="00F00A00" w:rsidRPr="00F00A00">
          <w:rPr>
            <w:rFonts w:cs="Times New Roman"/>
            <w:sz w:val="17"/>
            <w:szCs w:val="17"/>
          </w:rPr>
          <w:fldChar w:fldCharType="begin"/>
        </w:r>
        <w:r w:rsidR="00F00A00" w:rsidRPr="00F00A00">
          <w:rPr>
            <w:rFonts w:cs="Times New Roman"/>
            <w:sz w:val="17"/>
            <w:szCs w:val="17"/>
          </w:rPr>
          <w:instrText>HYPERLINK "https://www.csis.org/analysis/drone-supply-chain-war-identifying-chokepoints-making-drone" \t "_new"</w:instrText>
        </w:r>
        <w:r w:rsidR="00F00A00" w:rsidRPr="00F00A00">
          <w:rPr>
            <w:rFonts w:cs="Times New Roman"/>
            <w:sz w:val="17"/>
            <w:szCs w:val="17"/>
          </w:rPr>
        </w:r>
        <w:r w:rsidR="00F00A00" w:rsidRPr="00F00A00">
          <w:rPr>
            <w:rFonts w:cs="Times New Roman"/>
            <w:sz w:val="17"/>
            <w:szCs w:val="17"/>
          </w:rPr>
          <w:fldChar w:fldCharType="separate"/>
        </w:r>
        <w:r w:rsidR="00F00A00" w:rsidRPr="00F00A00">
          <w:rPr>
            <w:rStyle w:val="Hyperlink"/>
            <w:rFonts w:cs="Times New Roman"/>
            <w:sz w:val="17"/>
            <w:szCs w:val="17"/>
          </w:rPr>
          <w:t>https://www.csis.org/analysis/drone-supply-chain-war-identifying-chokepoints-making-drone</w:t>
        </w:r>
      </w:ins>
      <w:ins w:id="417" w:author="Adam Beatty" w:date="2026-07-20T15:34:00Z" w16du:dateUtc="2026-07-20T14:34:00Z">
        <w:r w:rsidR="00F00A00" w:rsidRPr="00F00A00">
          <w:rPr>
            <w:rFonts w:cs="Times New Roman"/>
            <w:sz w:val="17"/>
            <w:szCs w:val="17"/>
          </w:rPr>
          <w:fldChar w:fldCharType="end"/>
        </w:r>
      </w:ins>
      <w:ins w:id="418" w:author="Adam Beatty" w:date="2026-07-20T15:34:00Z">
        <w:r w:rsidR="00F00A00" w:rsidRPr="00F00A00">
          <w:rPr>
            <w:rFonts w:cs="Times New Roman"/>
            <w:sz w:val="17"/>
            <w:szCs w:val="17"/>
          </w:rPr>
          <w:t>, accessed July 19, 2026.</w:t>
        </w:r>
      </w:ins>
    </w:p>
  </w:footnote>
  <w:footnote w:id="48">
    <w:p w14:paraId="6DA0F6FE" w14:textId="40241E2D" w:rsidR="006C0F08" w:rsidRDefault="006C0F08" w:rsidP="006C0F08">
      <w:pPr>
        <w:spacing w:after="20" w:line="180" w:lineRule="auto"/>
        <w:rPr>
          <w:ins w:id="420" w:author="Adam Beatty" w:date="2026-07-20T12:08:00Z" w16du:dateUtc="2026-07-20T11:08:00Z"/>
        </w:rPr>
      </w:pPr>
      <w:ins w:id="421"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422" w:author="Adam Beatty" w:date="2026-07-20T15:35:00Z">
        <w:r w:rsidR="00F00A00" w:rsidRPr="00F00A00">
          <w:rPr>
            <w:rFonts w:cs="Times New Roman"/>
            <w:sz w:val="17"/>
            <w:szCs w:val="17"/>
          </w:rPr>
          <w:t xml:space="preserve">Conor Gallagher, “As Ireland Strengthens Its Military, One Country and Company Gain the Most,” </w:t>
        </w:r>
        <w:r w:rsidR="00F00A00" w:rsidRPr="00F00A00">
          <w:rPr>
            <w:rFonts w:cs="Times New Roman"/>
            <w:i/>
            <w:iCs/>
            <w:sz w:val="17"/>
            <w:szCs w:val="17"/>
          </w:rPr>
          <w:t>The Irish Times</w:t>
        </w:r>
        <w:r w:rsidR="00F00A00" w:rsidRPr="00F00A00">
          <w:rPr>
            <w:rFonts w:cs="Times New Roman"/>
            <w:sz w:val="17"/>
            <w:szCs w:val="17"/>
          </w:rPr>
          <w:t xml:space="preserve">, January 24, 2026, </w:t>
        </w:r>
        <w:r w:rsidR="00F00A00" w:rsidRPr="00F00A00">
          <w:rPr>
            <w:rFonts w:cs="Times New Roman"/>
            <w:sz w:val="17"/>
            <w:szCs w:val="17"/>
          </w:rPr>
          <w:fldChar w:fldCharType="begin"/>
        </w:r>
        <w:r w:rsidR="00F00A00" w:rsidRPr="00F00A00">
          <w:rPr>
            <w:rFonts w:cs="Times New Roman"/>
            <w:sz w:val="17"/>
            <w:szCs w:val="17"/>
          </w:rPr>
          <w:instrText>HYPERLINK "https://www.irishtimes.com/ireland/2026/01/24/as-ireland-strengthens-its-military-one-country-and-company-gain-the-most/" \t "_new"</w:instrText>
        </w:r>
        <w:r w:rsidR="00F00A00" w:rsidRPr="00F00A00">
          <w:rPr>
            <w:rFonts w:cs="Times New Roman"/>
            <w:sz w:val="17"/>
            <w:szCs w:val="17"/>
          </w:rPr>
        </w:r>
        <w:r w:rsidR="00F00A00" w:rsidRPr="00F00A00">
          <w:rPr>
            <w:rFonts w:cs="Times New Roman"/>
            <w:sz w:val="17"/>
            <w:szCs w:val="17"/>
          </w:rPr>
          <w:fldChar w:fldCharType="separate"/>
        </w:r>
        <w:r w:rsidR="00F00A00" w:rsidRPr="00F00A00">
          <w:rPr>
            <w:rStyle w:val="Hyperlink"/>
            <w:rFonts w:cs="Times New Roman"/>
            <w:sz w:val="17"/>
            <w:szCs w:val="17"/>
          </w:rPr>
          <w:t>https://www.irishtimes.com/ireland/2026/01/24/as-ireland-strengthens-its-military-one-country-and-company-gain-the-most/</w:t>
        </w:r>
      </w:ins>
      <w:ins w:id="423" w:author="Adam Beatty" w:date="2026-07-20T15:35:00Z" w16du:dateUtc="2026-07-20T14:35:00Z">
        <w:r w:rsidR="00F00A00" w:rsidRPr="00F00A00">
          <w:rPr>
            <w:rFonts w:cs="Times New Roman"/>
            <w:sz w:val="17"/>
            <w:szCs w:val="17"/>
          </w:rPr>
          <w:fldChar w:fldCharType="end"/>
        </w:r>
      </w:ins>
      <w:ins w:id="424" w:author="Adam Beatty" w:date="2026-07-20T15:35:00Z">
        <w:r w:rsidR="00F00A00" w:rsidRPr="00F00A00">
          <w:rPr>
            <w:rFonts w:cs="Times New Roman"/>
            <w:sz w:val="17"/>
            <w:szCs w:val="17"/>
          </w:rPr>
          <w:t>, accessed July 19, 2026.</w:t>
        </w:r>
      </w:ins>
    </w:p>
  </w:footnote>
  <w:footnote w:id="49">
    <w:p w14:paraId="53306615" w14:textId="74371C73" w:rsidR="006C0F08" w:rsidRDefault="006C0F08" w:rsidP="006C0F08">
      <w:pPr>
        <w:spacing w:after="20" w:line="180" w:lineRule="auto"/>
        <w:rPr>
          <w:ins w:id="426" w:author="Adam Beatty" w:date="2026-07-20T12:08:00Z" w16du:dateUtc="2026-07-20T11:08:00Z"/>
        </w:rPr>
      </w:pPr>
      <w:ins w:id="427"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428" w:author="Adam Beatty" w:date="2026-07-20T15:35:00Z">
        <w:r w:rsidR="008F5628" w:rsidRPr="008F5628">
          <w:rPr>
            <w:rFonts w:cs="Times New Roman"/>
            <w:sz w:val="17"/>
            <w:szCs w:val="17"/>
          </w:rPr>
          <w:t xml:space="preserve">European Defence Agency, “Hub for EU Defence Innovation (HEDI),” </w:t>
        </w:r>
        <w:r w:rsidR="008F5628" w:rsidRPr="008F5628">
          <w:rPr>
            <w:rFonts w:cs="Times New Roman"/>
            <w:sz w:val="17"/>
            <w:szCs w:val="17"/>
          </w:rPr>
          <w:fldChar w:fldCharType="begin"/>
        </w:r>
        <w:r w:rsidR="008F5628" w:rsidRPr="008F5628">
          <w:rPr>
            <w:rFonts w:cs="Times New Roman"/>
            <w:sz w:val="17"/>
            <w:szCs w:val="17"/>
          </w:rPr>
          <w:instrText>HYPERLINK "https://eda.europa.eu/what-we-do/research-technology/hedi" \t "_new"</w:instrText>
        </w:r>
        <w:r w:rsidR="008F5628" w:rsidRPr="008F5628">
          <w:rPr>
            <w:rFonts w:cs="Times New Roman"/>
            <w:sz w:val="17"/>
            <w:szCs w:val="17"/>
          </w:rPr>
        </w:r>
        <w:r w:rsidR="008F5628" w:rsidRPr="008F5628">
          <w:rPr>
            <w:rFonts w:cs="Times New Roman"/>
            <w:sz w:val="17"/>
            <w:szCs w:val="17"/>
          </w:rPr>
          <w:fldChar w:fldCharType="separate"/>
        </w:r>
        <w:r w:rsidR="008F5628" w:rsidRPr="008F5628">
          <w:rPr>
            <w:rStyle w:val="Hyperlink"/>
            <w:rFonts w:cs="Times New Roman"/>
            <w:sz w:val="17"/>
            <w:szCs w:val="17"/>
          </w:rPr>
          <w:t>https://eda.europa.eu/what-we-do/research-technology/hedi</w:t>
        </w:r>
      </w:ins>
      <w:ins w:id="429" w:author="Adam Beatty" w:date="2026-07-20T15:35:00Z" w16du:dateUtc="2026-07-20T14:35:00Z">
        <w:r w:rsidR="008F5628" w:rsidRPr="008F5628">
          <w:rPr>
            <w:rFonts w:cs="Times New Roman"/>
            <w:sz w:val="17"/>
            <w:szCs w:val="17"/>
          </w:rPr>
          <w:fldChar w:fldCharType="end"/>
        </w:r>
      </w:ins>
      <w:ins w:id="430" w:author="Adam Beatty" w:date="2026-07-20T15:35:00Z">
        <w:r w:rsidR="008F5628" w:rsidRPr="008F5628">
          <w:rPr>
            <w:rFonts w:cs="Times New Roman"/>
            <w:sz w:val="17"/>
            <w:szCs w:val="17"/>
          </w:rPr>
          <w:t>, accessed July 19, 2026.</w:t>
        </w:r>
      </w:ins>
    </w:p>
  </w:footnote>
  <w:footnote w:id="50">
    <w:p w14:paraId="02C91E8E" w14:textId="341410A0" w:rsidR="006C0F08" w:rsidRDefault="006C0F08" w:rsidP="006C0F08">
      <w:pPr>
        <w:spacing w:after="20" w:line="180" w:lineRule="auto"/>
        <w:rPr>
          <w:ins w:id="432" w:author="Adam Beatty" w:date="2026-07-20T12:08:00Z" w16du:dateUtc="2026-07-20T11:08:00Z"/>
        </w:rPr>
      </w:pPr>
      <w:ins w:id="433"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434" w:author="Adam Beatty" w:date="2026-07-20T15:35:00Z">
        <w:r w:rsidR="008F5628" w:rsidRPr="008F5628">
          <w:rPr>
            <w:rFonts w:cs="Times New Roman"/>
            <w:sz w:val="17"/>
            <w:szCs w:val="17"/>
          </w:rPr>
          <w:t xml:space="preserve">Robert Tollast, </w:t>
        </w:r>
        <w:r w:rsidR="008F5628" w:rsidRPr="008F5628">
          <w:rPr>
            <w:rFonts w:cs="Times New Roman"/>
            <w:i/>
            <w:iCs/>
            <w:sz w:val="17"/>
            <w:szCs w:val="17"/>
          </w:rPr>
          <w:t>Drones: Decoupling Supply Chains from China</w:t>
        </w:r>
        <w:r w:rsidR="008F5628" w:rsidRPr="008F5628">
          <w:rPr>
            <w:rFonts w:cs="Times New Roman"/>
            <w:sz w:val="17"/>
            <w:szCs w:val="17"/>
          </w:rPr>
          <w:t xml:space="preserve"> (London: Royal United Services Institute for Defence and Security Studies, November 2025), 1–24, </w:t>
        </w:r>
        <w:r w:rsidR="008F5628" w:rsidRPr="008F5628">
          <w:rPr>
            <w:rFonts w:cs="Times New Roman"/>
            <w:sz w:val="17"/>
            <w:szCs w:val="17"/>
          </w:rPr>
          <w:fldChar w:fldCharType="begin"/>
        </w:r>
        <w:r w:rsidR="008F5628" w:rsidRPr="008F5628">
          <w:rPr>
            <w:rFonts w:cs="Times New Roman"/>
            <w:sz w:val="17"/>
            <w:szCs w:val="17"/>
          </w:rPr>
          <w:instrText>HYPERLINK "https://static.rusi.org/rp-drone-supply-chains-china-nov-2025_0.pdf" \t "_new"</w:instrText>
        </w:r>
        <w:r w:rsidR="008F5628" w:rsidRPr="008F5628">
          <w:rPr>
            <w:rFonts w:cs="Times New Roman"/>
            <w:sz w:val="17"/>
            <w:szCs w:val="17"/>
          </w:rPr>
        </w:r>
        <w:r w:rsidR="008F5628" w:rsidRPr="008F5628">
          <w:rPr>
            <w:rFonts w:cs="Times New Roman"/>
            <w:sz w:val="17"/>
            <w:szCs w:val="17"/>
          </w:rPr>
          <w:fldChar w:fldCharType="separate"/>
        </w:r>
        <w:r w:rsidR="008F5628" w:rsidRPr="008F5628">
          <w:rPr>
            <w:rStyle w:val="Hyperlink"/>
            <w:rFonts w:cs="Times New Roman"/>
            <w:sz w:val="17"/>
            <w:szCs w:val="17"/>
          </w:rPr>
          <w:t>https://static.rusi.org/rp-drone-supply-chains-china-nov-2025_0.pdf</w:t>
        </w:r>
      </w:ins>
      <w:ins w:id="435" w:author="Adam Beatty" w:date="2026-07-20T15:35:00Z" w16du:dateUtc="2026-07-20T14:35:00Z">
        <w:r w:rsidR="008F5628" w:rsidRPr="008F5628">
          <w:rPr>
            <w:rFonts w:cs="Times New Roman"/>
            <w:sz w:val="17"/>
            <w:szCs w:val="17"/>
          </w:rPr>
          <w:fldChar w:fldCharType="end"/>
        </w:r>
      </w:ins>
      <w:ins w:id="436" w:author="Adam Beatty" w:date="2026-07-20T15:35:00Z">
        <w:r w:rsidR="008F5628" w:rsidRPr="008F5628">
          <w:rPr>
            <w:rFonts w:cs="Times New Roman"/>
            <w:sz w:val="17"/>
            <w:szCs w:val="17"/>
          </w:rPr>
          <w:t>, accessed March 17, 2026.</w:t>
        </w:r>
      </w:ins>
    </w:p>
  </w:footnote>
  <w:footnote w:id="51">
    <w:p w14:paraId="78A5E8C7" w14:textId="793AFB41" w:rsidR="006C0F08" w:rsidRDefault="006C0F08" w:rsidP="006C0F08">
      <w:pPr>
        <w:spacing w:after="20" w:line="180" w:lineRule="auto"/>
        <w:rPr>
          <w:ins w:id="438" w:author="Adam Beatty" w:date="2026-07-20T12:08:00Z" w16du:dateUtc="2026-07-20T11:08:00Z"/>
        </w:rPr>
      </w:pPr>
      <w:ins w:id="439"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440" w:author="Adam Beatty" w:date="2026-07-20T15:35:00Z">
        <w:r w:rsidR="008F5628" w:rsidRPr="008F5628">
          <w:rPr>
            <w:rFonts w:cs="Times New Roman"/>
            <w:sz w:val="17"/>
            <w:szCs w:val="17"/>
          </w:rPr>
          <w:t xml:space="preserve">European Defence Agency, </w:t>
        </w:r>
        <w:r w:rsidR="008F5628" w:rsidRPr="008F5628">
          <w:rPr>
            <w:rFonts w:cs="Times New Roman"/>
            <w:i/>
            <w:iCs/>
            <w:sz w:val="17"/>
            <w:szCs w:val="17"/>
          </w:rPr>
          <w:t>Annual Report 2024</w:t>
        </w:r>
        <w:r w:rsidR="008F5628" w:rsidRPr="008F5628">
          <w:rPr>
            <w:rFonts w:cs="Times New Roman"/>
            <w:sz w:val="17"/>
            <w:szCs w:val="17"/>
          </w:rPr>
          <w:t xml:space="preserve"> (Brussels: European Defence Agency, 2025), 4, </w:t>
        </w:r>
        <w:r w:rsidR="008F5628" w:rsidRPr="008F5628">
          <w:rPr>
            <w:rFonts w:cs="Times New Roman"/>
            <w:sz w:val="17"/>
            <w:szCs w:val="17"/>
          </w:rPr>
          <w:fldChar w:fldCharType="begin"/>
        </w:r>
        <w:r w:rsidR="008F5628" w:rsidRPr="008F5628">
          <w:rPr>
            <w:rFonts w:cs="Times New Roman"/>
            <w:sz w:val="17"/>
            <w:szCs w:val="17"/>
          </w:rPr>
          <w:instrText>HYPERLINK "https://eda.europa.eu/docs/default-source/brochures/eda-annual-report-2024.pdf" \t "_new"</w:instrText>
        </w:r>
        <w:r w:rsidR="008F5628" w:rsidRPr="008F5628">
          <w:rPr>
            <w:rFonts w:cs="Times New Roman"/>
            <w:sz w:val="17"/>
            <w:szCs w:val="17"/>
          </w:rPr>
        </w:r>
        <w:r w:rsidR="008F5628" w:rsidRPr="008F5628">
          <w:rPr>
            <w:rFonts w:cs="Times New Roman"/>
            <w:sz w:val="17"/>
            <w:szCs w:val="17"/>
          </w:rPr>
          <w:fldChar w:fldCharType="separate"/>
        </w:r>
        <w:r w:rsidR="008F5628" w:rsidRPr="008F5628">
          <w:rPr>
            <w:rStyle w:val="Hyperlink"/>
            <w:rFonts w:cs="Times New Roman"/>
            <w:sz w:val="17"/>
            <w:szCs w:val="17"/>
          </w:rPr>
          <w:t>https://eda.europa.eu/docs/default-source/brochures/eda-annual-report-2024.pdf</w:t>
        </w:r>
      </w:ins>
      <w:ins w:id="441" w:author="Adam Beatty" w:date="2026-07-20T15:35:00Z" w16du:dateUtc="2026-07-20T14:35:00Z">
        <w:r w:rsidR="008F5628" w:rsidRPr="008F5628">
          <w:rPr>
            <w:rFonts w:cs="Times New Roman"/>
            <w:sz w:val="17"/>
            <w:szCs w:val="17"/>
          </w:rPr>
          <w:fldChar w:fldCharType="end"/>
        </w:r>
      </w:ins>
      <w:ins w:id="442" w:author="Adam Beatty" w:date="2026-07-20T15:35:00Z">
        <w:r w:rsidR="008F5628" w:rsidRPr="008F5628">
          <w:rPr>
            <w:rFonts w:cs="Times New Roman"/>
            <w:sz w:val="17"/>
            <w:szCs w:val="17"/>
          </w:rPr>
          <w:t>, accessed July 19, 2026.</w:t>
        </w:r>
      </w:ins>
    </w:p>
  </w:footnote>
  <w:footnote w:id="52">
    <w:p w14:paraId="0FE0072B" w14:textId="2BA6CBB1" w:rsidR="006C0F08" w:rsidRDefault="006C0F08" w:rsidP="006C0F08">
      <w:pPr>
        <w:spacing w:after="20" w:line="180" w:lineRule="auto"/>
        <w:rPr>
          <w:ins w:id="446" w:author="Adam Beatty" w:date="2026-07-20T12:08:00Z" w16du:dateUtc="2026-07-20T11:08:00Z"/>
        </w:rPr>
      </w:pPr>
      <w:ins w:id="447"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448" w:author="Adam Beatty" w:date="2026-07-20T15:35:00Z">
        <w:r w:rsidR="008F5628" w:rsidRPr="008F5628">
          <w:rPr>
            <w:rFonts w:cs="Times New Roman"/>
            <w:sz w:val="17"/>
            <w:szCs w:val="17"/>
          </w:rPr>
          <w:t xml:space="preserve">Nina Rakowsky, “Cheap Weapons, Expensive Consequences: How Ukraine Is Rewriting the Rules of Warfare Dominance,” Center for Slavic, East European and Eurasian Studies, Ohio State University, June 24, 2026, </w:t>
        </w:r>
        <w:r w:rsidR="008F5628" w:rsidRPr="008F5628">
          <w:rPr>
            <w:rFonts w:cs="Times New Roman"/>
            <w:sz w:val="17"/>
            <w:szCs w:val="17"/>
          </w:rPr>
          <w:fldChar w:fldCharType="begin"/>
        </w:r>
        <w:r w:rsidR="008F5628" w:rsidRPr="008F5628">
          <w:rPr>
            <w:rFonts w:cs="Times New Roman"/>
            <w:sz w:val="17"/>
            <w:szCs w:val="17"/>
          </w:rPr>
          <w:instrText>HYPERLINK "https://slaviccenter.osu.edu/news/cheap-weapons-expensive-consequences-how-ukraine-rewriting-rules-warfare-dominance" \t "_new"</w:instrText>
        </w:r>
        <w:r w:rsidR="008F5628" w:rsidRPr="008F5628">
          <w:rPr>
            <w:rFonts w:cs="Times New Roman"/>
            <w:sz w:val="17"/>
            <w:szCs w:val="17"/>
          </w:rPr>
        </w:r>
        <w:r w:rsidR="008F5628" w:rsidRPr="008F5628">
          <w:rPr>
            <w:rFonts w:cs="Times New Roman"/>
            <w:sz w:val="17"/>
            <w:szCs w:val="17"/>
          </w:rPr>
          <w:fldChar w:fldCharType="separate"/>
        </w:r>
        <w:r w:rsidR="008F5628" w:rsidRPr="008F5628">
          <w:rPr>
            <w:rStyle w:val="Hyperlink"/>
            <w:rFonts w:cs="Times New Roman"/>
            <w:sz w:val="17"/>
            <w:szCs w:val="17"/>
          </w:rPr>
          <w:t>https://slaviccenter.osu.edu/news/cheap-weapons-expensive-consequences-how-ukraine-rewriting-rules-warfare-dominance</w:t>
        </w:r>
      </w:ins>
      <w:ins w:id="449" w:author="Adam Beatty" w:date="2026-07-20T15:35:00Z" w16du:dateUtc="2026-07-20T14:35:00Z">
        <w:r w:rsidR="008F5628" w:rsidRPr="008F5628">
          <w:rPr>
            <w:rFonts w:cs="Times New Roman"/>
            <w:sz w:val="17"/>
            <w:szCs w:val="17"/>
          </w:rPr>
          <w:fldChar w:fldCharType="end"/>
        </w:r>
      </w:ins>
      <w:ins w:id="450" w:author="Adam Beatty" w:date="2026-07-20T15:35:00Z">
        <w:r w:rsidR="008F5628" w:rsidRPr="008F5628">
          <w:rPr>
            <w:rFonts w:cs="Times New Roman"/>
            <w:sz w:val="17"/>
            <w:szCs w:val="17"/>
          </w:rPr>
          <w:t xml:space="preserve">, accessed July 18, 2026; Bronk and Watling, </w:t>
        </w:r>
        <w:r w:rsidR="008F5628" w:rsidRPr="008F5628">
          <w:rPr>
            <w:rFonts w:cs="Times New Roman"/>
            <w:i/>
            <w:iCs/>
            <w:sz w:val="17"/>
            <w:szCs w:val="17"/>
          </w:rPr>
          <w:t>Mass Precision Strike</w:t>
        </w:r>
        <w:r w:rsidR="008F5628" w:rsidRPr="008F5628">
          <w:rPr>
            <w:rFonts w:cs="Times New Roman"/>
            <w:sz w:val="17"/>
            <w:szCs w:val="17"/>
          </w:rPr>
          <w:t>.</w:t>
        </w:r>
      </w:ins>
    </w:p>
  </w:footnote>
  <w:footnote w:id="53">
    <w:p w14:paraId="207FC42E" w14:textId="1A1BAF31" w:rsidR="006C0F08" w:rsidRDefault="006C0F08" w:rsidP="006C0F08">
      <w:pPr>
        <w:spacing w:after="20" w:line="180" w:lineRule="auto"/>
        <w:rPr>
          <w:ins w:id="452" w:author="Adam Beatty" w:date="2026-07-20T12:08:00Z" w16du:dateUtc="2026-07-20T11:08:00Z"/>
        </w:rPr>
      </w:pPr>
      <w:ins w:id="453" w:author="Adam Beatty" w:date="2026-07-20T12:08:00Z" w16du:dateUtc="2026-07-20T11:08:00Z">
        <w:r>
          <w:rPr>
            <w:rFonts w:cs="Times New Roman"/>
            <w:sz w:val="17"/>
            <w:szCs w:val="17"/>
            <w:vertAlign w:val="superscript"/>
          </w:rPr>
          <w:footnoteRef/>
        </w:r>
        <w:r>
          <w:rPr>
            <w:rFonts w:cs="Times New Roman"/>
            <w:sz w:val="17"/>
            <w:szCs w:val="17"/>
          </w:rPr>
          <w:t xml:space="preserve"> </w:t>
        </w:r>
      </w:ins>
      <w:ins w:id="454" w:author="Adam Beatty" w:date="2026-07-20T15:35:00Z">
        <w:r w:rsidR="002F0ACA" w:rsidRPr="002F0ACA">
          <w:rPr>
            <w:rFonts w:cs="Times New Roman"/>
            <w:sz w:val="17"/>
            <w:szCs w:val="17"/>
          </w:rPr>
          <w:t xml:space="preserve">NATO, “Increasing Defence Industrial Production,” July 8, 2026, </w:t>
        </w:r>
        <w:r w:rsidR="002F0ACA" w:rsidRPr="002F0ACA">
          <w:rPr>
            <w:rFonts w:cs="Times New Roman"/>
            <w:sz w:val="17"/>
            <w:szCs w:val="17"/>
          </w:rPr>
          <w:fldChar w:fldCharType="begin"/>
        </w:r>
        <w:r w:rsidR="002F0ACA" w:rsidRPr="002F0ACA">
          <w:rPr>
            <w:rFonts w:cs="Times New Roman"/>
            <w:sz w:val="17"/>
            <w:szCs w:val="17"/>
          </w:rPr>
          <w:instrText>HYPERLINK "https://www.nato.int/en/what-we-do/deterrence-and-defence/natos-role-in-defence-industry-production" \t "_new"</w:instrText>
        </w:r>
        <w:r w:rsidR="002F0ACA" w:rsidRPr="002F0ACA">
          <w:rPr>
            <w:rFonts w:cs="Times New Roman"/>
            <w:sz w:val="17"/>
            <w:szCs w:val="17"/>
          </w:rPr>
        </w:r>
        <w:r w:rsidR="002F0ACA" w:rsidRPr="002F0ACA">
          <w:rPr>
            <w:rFonts w:cs="Times New Roman"/>
            <w:sz w:val="17"/>
            <w:szCs w:val="17"/>
          </w:rPr>
          <w:fldChar w:fldCharType="separate"/>
        </w:r>
        <w:r w:rsidR="002F0ACA" w:rsidRPr="002F0ACA">
          <w:rPr>
            <w:rStyle w:val="Hyperlink"/>
            <w:rFonts w:cs="Times New Roman"/>
            <w:sz w:val="17"/>
            <w:szCs w:val="17"/>
          </w:rPr>
          <w:t>https://www.nato.int/en/what-we-do/deterrence-and-defence/natos-role-in-defence-industry-production</w:t>
        </w:r>
      </w:ins>
      <w:ins w:id="455" w:author="Adam Beatty" w:date="2026-07-20T15:35:00Z" w16du:dateUtc="2026-07-20T14:35:00Z">
        <w:r w:rsidR="002F0ACA" w:rsidRPr="002F0ACA">
          <w:rPr>
            <w:rFonts w:cs="Times New Roman"/>
            <w:sz w:val="17"/>
            <w:szCs w:val="17"/>
          </w:rPr>
          <w:fldChar w:fldCharType="end"/>
        </w:r>
      </w:ins>
      <w:ins w:id="456" w:author="Adam Beatty" w:date="2026-07-20T15:35:00Z">
        <w:r w:rsidR="002F0ACA" w:rsidRPr="002F0ACA">
          <w:rPr>
            <w:rFonts w:cs="Times New Roman"/>
            <w:sz w:val="17"/>
            <w:szCs w:val="17"/>
          </w:rPr>
          <w:t xml:space="preserve">, accessed July 18, 2026; NATO, “NATO Industrial Capacity Expansion Pledge,” July 10, 2024, </w:t>
        </w:r>
        <w:r w:rsidR="002F0ACA" w:rsidRPr="002F0ACA">
          <w:rPr>
            <w:rFonts w:cs="Times New Roman"/>
            <w:sz w:val="17"/>
            <w:szCs w:val="17"/>
          </w:rPr>
          <w:fldChar w:fldCharType="begin"/>
        </w:r>
        <w:r w:rsidR="002F0ACA" w:rsidRPr="002F0ACA">
          <w:rPr>
            <w:rFonts w:cs="Times New Roman"/>
            <w:sz w:val="17"/>
            <w:szCs w:val="17"/>
          </w:rPr>
          <w:instrText>HYPERLINK "https://www.nato.int/en/about-us/official-texts-and-resources/official-texts/2024/07/10/nato-industrial-capacity-expansion-pledge" \t "_new"</w:instrText>
        </w:r>
        <w:r w:rsidR="002F0ACA" w:rsidRPr="002F0ACA">
          <w:rPr>
            <w:rFonts w:cs="Times New Roman"/>
            <w:sz w:val="17"/>
            <w:szCs w:val="17"/>
          </w:rPr>
        </w:r>
        <w:r w:rsidR="002F0ACA" w:rsidRPr="002F0ACA">
          <w:rPr>
            <w:rFonts w:cs="Times New Roman"/>
            <w:sz w:val="17"/>
            <w:szCs w:val="17"/>
          </w:rPr>
          <w:fldChar w:fldCharType="separate"/>
        </w:r>
        <w:r w:rsidR="002F0ACA" w:rsidRPr="002F0ACA">
          <w:rPr>
            <w:rStyle w:val="Hyperlink"/>
            <w:rFonts w:cs="Times New Roman"/>
            <w:sz w:val="17"/>
            <w:szCs w:val="17"/>
          </w:rPr>
          <w:t>https://www.nato.int/en/about-us/official-texts-and-resources/official-texts/2024/07/10/nato-industrial-capacity-expansion-pledge</w:t>
        </w:r>
      </w:ins>
      <w:ins w:id="457" w:author="Adam Beatty" w:date="2026-07-20T15:35:00Z" w16du:dateUtc="2026-07-20T14:35:00Z">
        <w:r w:rsidR="002F0ACA" w:rsidRPr="002F0ACA">
          <w:rPr>
            <w:rFonts w:cs="Times New Roman"/>
            <w:sz w:val="17"/>
            <w:szCs w:val="17"/>
          </w:rPr>
          <w:fldChar w:fldCharType="end"/>
        </w:r>
      </w:ins>
      <w:ins w:id="458" w:author="Adam Beatty" w:date="2026-07-20T15:35:00Z">
        <w:r w:rsidR="002F0ACA" w:rsidRPr="002F0ACA">
          <w:rPr>
            <w:rFonts w:cs="Times New Roman"/>
            <w:sz w:val="17"/>
            <w:szCs w:val="17"/>
          </w:rPr>
          <w:t>, accessed July 19, 2026.</w:t>
        </w:r>
      </w:ins>
    </w:p>
  </w:footnote>
  <w:footnote w:id="54">
    <w:p w14:paraId="5A04F95F" w14:textId="77777777" w:rsidR="00BA458A" w:rsidDel="006C0F08" w:rsidRDefault="00BA458A" w:rsidP="00BA458A">
      <w:pPr>
        <w:pStyle w:val="FootnoteText"/>
        <w:rPr>
          <w:del w:id="542" w:author="Adam Beatty" w:date="2026-07-20T12:08:00Z" w16du:dateUtc="2026-07-20T11:08:00Z"/>
        </w:rPr>
      </w:pPr>
      <w:del w:id="543" w:author="Adam Beatty" w:date="2026-07-20T12:08:00Z" w16du:dateUtc="2026-07-20T11:08:00Z">
        <w:r w:rsidDel="006C0F08">
          <w:rPr>
            <w:rStyle w:val="FootnoteReference"/>
          </w:rPr>
          <w:footnoteRef/>
        </w:r>
        <w:r w:rsidDel="006C0F08">
          <w:delText xml:space="preserve"> </w:delText>
        </w:r>
        <w:r w:rsidRPr="007561E8" w:rsidDel="006C0F08">
          <w:delText xml:space="preserve">Watling, J. and Bronk, J. </w:delText>
        </w:r>
        <w:r w:rsidRPr="007561E8" w:rsidDel="006C0F08">
          <w:rPr>
            <w:i/>
            <w:iCs/>
          </w:rPr>
          <w:delText>Protecting the Force from Uncrewed Aerial Systems</w:delText>
        </w:r>
        <w:r w:rsidRPr="007561E8" w:rsidDel="006C0F08">
          <w:delText xml:space="preserve">. London: Royal United Services Institute for Defence and Security Studies, 2024. Available at: </w:delText>
        </w:r>
        <w:r w:rsidDel="006C0F08">
          <w:fldChar w:fldCharType="begin"/>
        </w:r>
        <w:r w:rsidDel="006C0F08">
          <w:delInstrText>HYPERLINK "https://static.rusi.org/protecting-the-force-from-uncrewed-uas.pdf" \t "_new"</w:delInstrText>
        </w:r>
        <w:r w:rsidDel="006C0F08">
          <w:fldChar w:fldCharType="separate"/>
        </w:r>
        <w:r w:rsidRPr="007561E8" w:rsidDel="006C0F08">
          <w:rPr>
            <w:rStyle w:val="Hyperlink"/>
          </w:rPr>
          <w:delText>https://static.rusi.org/protecting-the-force-from-uncrewed-uas.pdf</w:delText>
        </w:r>
        <w:r w:rsidDel="006C0F08">
          <w:fldChar w:fldCharType="end"/>
        </w:r>
        <w:r w:rsidRPr="007561E8" w:rsidDel="006C0F08">
          <w:delText xml:space="preserve"> (accessed 11 December 2025).</w:delText>
        </w:r>
      </w:del>
    </w:p>
  </w:footnote>
  <w:footnote w:id="55">
    <w:p w14:paraId="0BDF988B" w14:textId="77777777" w:rsidR="00BA458A" w:rsidDel="006C0F08" w:rsidRDefault="00BA458A" w:rsidP="00BA458A">
      <w:pPr>
        <w:pStyle w:val="FootnoteText"/>
        <w:rPr>
          <w:del w:id="546" w:author="Adam Beatty" w:date="2026-07-20T12:08:00Z" w16du:dateUtc="2026-07-20T11:08:00Z"/>
        </w:rPr>
      </w:pPr>
      <w:del w:id="547" w:author="Adam Beatty" w:date="2026-07-20T12:08:00Z" w16du:dateUtc="2026-07-20T11:08:00Z">
        <w:r w:rsidDel="006C0F08">
          <w:rPr>
            <w:rStyle w:val="FootnoteReference"/>
          </w:rPr>
          <w:footnoteRef/>
        </w:r>
        <w:r w:rsidDel="006C0F08">
          <w:delText xml:space="preserve"> </w:delText>
        </w:r>
        <w:r w:rsidRPr="00CA43AC" w:rsidDel="006C0F08">
          <w:delText xml:space="preserve">Molloy, O. </w:delText>
        </w:r>
        <w:r w:rsidRPr="00CA43AC" w:rsidDel="006C0F08">
          <w:rPr>
            <w:i/>
            <w:iCs/>
          </w:rPr>
          <w:delText>Drones in Modern Warfare: Lessons Learnt from the War in Ukraine</w:delText>
        </w:r>
        <w:r w:rsidRPr="00CA43AC" w:rsidDel="006C0F08">
          <w:delText xml:space="preserve">. Australian Army Occasional Paper, no. 29. Canberra: Australian Army Research Centre, 2024, p. 17. DOI: 10.61451/267513. Available at: </w:delText>
        </w:r>
        <w:r w:rsidDel="006C0F08">
          <w:fldChar w:fldCharType="begin"/>
        </w:r>
        <w:r w:rsidDel="006C0F08">
          <w:delInstrText>HYPERLINK "https://researchcentre.army.gov.au/sites/default/files/241104-Occasional-Paper-29-Lessons-Learnt-from-Ukraine.pdf.pdf"</w:delInstrText>
        </w:r>
        <w:r w:rsidDel="006C0F08">
          <w:fldChar w:fldCharType="separate"/>
        </w:r>
        <w:r w:rsidRPr="00CA43AC" w:rsidDel="006C0F08">
          <w:rPr>
            <w:rStyle w:val="Hyperlink"/>
          </w:rPr>
          <w:delText>https://researchcentre.army.gov.au/sites/default/files/241104-Occasional-Paper-29-Lessons-Learnt-from-Ukraine.pdf.pdf</w:delText>
        </w:r>
        <w:r w:rsidDel="006C0F08">
          <w:fldChar w:fldCharType="end"/>
        </w:r>
        <w:r w:rsidRPr="00CA43AC" w:rsidDel="006C0F08">
          <w:delText xml:space="preserve"> (accessed 2 November 2025).</w:delText>
        </w:r>
      </w:del>
    </w:p>
  </w:footnote>
  <w:footnote w:id="56">
    <w:p w14:paraId="1BEBB69C" w14:textId="77777777" w:rsidR="00BA458A" w:rsidDel="006C0F08" w:rsidRDefault="00BA458A" w:rsidP="00BA458A">
      <w:pPr>
        <w:pStyle w:val="FootnoteText"/>
        <w:rPr>
          <w:del w:id="550" w:author="Adam Beatty" w:date="2026-07-20T12:08:00Z" w16du:dateUtc="2026-07-20T11:08:00Z"/>
        </w:rPr>
      </w:pPr>
      <w:del w:id="551" w:author="Adam Beatty" w:date="2026-07-20T12:08:00Z" w16du:dateUtc="2026-07-20T11:08:00Z">
        <w:r w:rsidDel="006C0F08">
          <w:rPr>
            <w:rStyle w:val="FootnoteReference"/>
          </w:rPr>
          <w:footnoteRef/>
        </w:r>
        <w:r w:rsidDel="006C0F08">
          <w:delText xml:space="preserve"> </w:delText>
        </w:r>
        <w:r w:rsidRPr="00663508" w:rsidDel="006C0F08">
          <w:delText xml:space="preserve">Fox, A. C. </w:delText>
        </w:r>
        <w:r w:rsidRPr="00663508" w:rsidDel="006C0F08">
          <w:rPr>
            <w:i/>
            <w:iCs/>
          </w:rPr>
          <w:delText>Manoeuvre Is Dead? Understanding the Conditions and Components of Warfighting</w:delText>
        </w:r>
        <w:r w:rsidRPr="00663508" w:rsidDel="006C0F08">
          <w:delText xml:space="preserve">. </w:delText>
        </w:r>
        <w:r w:rsidRPr="00663508" w:rsidDel="006C0F08">
          <w:rPr>
            <w:i/>
            <w:iCs/>
          </w:rPr>
          <w:delText>The RUSI Journal</w:delText>
        </w:r>
        <w:r w:rsidRPr="00663508" w:rsidDel="006C0F08">
          <w:delText xml:space="preserve">, 166(6–7), 2021, pp. 10–18. Available at: </w:delText>
        </w:r>
        <w:r w:rsidDel="006C0F08">
          <w:fldChar w:fldCharType="begin"/>
        </w:r>
        <w:r w:rsidDel="006C0F08">
          <w:delInstrText>HYPERLINK "https://doi-org.may.idm.oclc.org/10.1080/03071847.2022.2058601" \t "_new"</w:delInstrText>
        </w:r>
        <w:r w:rsidDel="006C0F08">
          <w:fldChar w:fldCharType="separate"/>
        </w:r>
        <w:r w:rsidRPr="00663508" w:rsidDel="006C0F08">
          <w:rPr>
            <w:rStyle w:val="Hyperlink"/>
          </w:rPr>
          <w:delText>https://doi-org.may.idm.oclc.org/10.1080/03071847.2022.2058601</w:delText>
        </w:r>
        <w:r w:rsidDel="006C0F08">
          <w:fldChar w:fldCharType="end"/>
        </w:r>
        <w:r w:rsidRPr="00663508" w:rsidDel="006C0F08">
          <w:delText xml:space="preserve"> (accessed 17 February 2026).</w:delText>
        </w:r>
      </w:del>
    </w:p>
  </w:footnote>
  <w:footnote w:id="57">
    <w:p w14:paraId="3CC9354C" w14:textId="77777777" w:rsidR="00BA458A" w:rsidDel="006C0F08" w:rsidRDefault="00BA458A" w:rsidP="00BA458A">
      <w:pPr>
        <w:pStyle w:val="FootnoteText"/>
        <w:rPr>
          <w:del w:id="554" w:author="Adam Beatty" w:date="2026-07-20T12:08:00Z" w16du:dateUtc="2026-07-20T11:08:00Z"/>
        </w:rPr>
      </w:pPr>
      <w:del w:id="555" w:author="Adam Beatty" w:date="2026-07-20T12:08:00Z" w16du:dateUtc="2026-07-20T11:08:00Z">
        <w:r w:rsidDel="006C0F08">
          <w:rPr>
            <w:rStyle w:val="FootnoteReference"/>
          </w:rPr>
          <w:footnoteRef/>
        </w:r>
        <w:r w:rsidDel="006C0F08">
          <w:delText xml:space="preserve"> </w:delText>
        </w:r>
        <w:r w:rsidRPr="008F12D3" w:rsidDel="006C0F08">
          <w:delText xml:space="preserve">Cornish, P. </w:delText>
        </w:r>
        <w:r w:rsidRPr="008F12D3" w:rsidDel="006C0F08">
          <w:rPr>
            <w:i/>
            <w:iCs/>
          </w:rPr>
          <w:delText>SDR Threats Series: Styles and Themes of Contemporary Warfare</w:delText>
        </w:r>
        <w:r w:rsidRPr="008F12D3" w:rsidDel="006C0F08">
          <w:delText xml:space="preserve">. </w:delText>
        </w:r>
        <w:r w:rsidRPr="008F12D3" w:rsidDel="006C0F08">
          <w:rPr>
            <w:i/>
            <w:iCs/>
          </w:rPr>
          <w:delText>This Means War</w:delText>
        </w:r>
        <w:r w:rsidRPr="008F12D3" w:rsidDel="006C0F08">
          <w:delText xml:space="preserve"> podcast, interview by P. Roberts, 2024. Available at: </w:delText>
        </w:r>
        <w:r w:rsidDel="006C0F08">
          <w:fldChar w:fldCharType="begin"/>
        </w:r>
        <w:r w:rsidDel="006C0F08">
          <w:delInstrText>HYPERLINK "https://podcasts.apple.com/gb/podcast/sdr-threats-series-styles-and-themes-of/id1629454648?i=1000675880639" \t "_new"</w:delInstrText>
        </w:r>
        <w:r w:rsidDel="006C0F08">
          <w:fldChar w:fldCharType="separate"/>
        </w:r>
        <w:r w:rsidRPr="008F12D3" w:rsidDel="006C0F08">
          <w:rPr>
            <w:rStyle w:val="Hyperlink"/>
          </w:rPr>
          <w:delText>https://podcasts.apple.com/gb/podcast/sdr-threats-series-styles-and-themes-of/id1629454648?i=1000675880639</w:delText>
        </w:r>
        <w:r w:rsidDel="006C0F08">
          <w:fldChar w:fldCharType="end"/>
        </w:r>
        <w:r w:rsidRPr="008F12D3" w:rsidDel="006C0F08">
          <w:delText xml:space="preserve"> (accessed 10 February 2026)</w:delText>
        </w:r>
        <w:r w:rsidDel="006C0F08">
          <w:delText xml:space="preserve">; </w:delText>
        </w:r>
        <w:r w:rsidRPr="00BF1C5A" w:rsidDel="006C0F08">
          <w:delText xml:space="preserve">Revels, W. and Uribe, E. </w:delText>
        </w:r>
        <w:r w:rsidRPr="00BF1C5A" w:rsidDel="006C0F08">
          <w:rPr>
            <w:i/>
            <w:iCs/>
          </w:rPr>
          <w:delText>Drones Won't Save Us: Learning the Wrong Lessons from Ukraine Will Cost the US Army Its Edge in Maneuver Warfare</w:delText>
        </w:r>
        <w:r w:rsidRPr="00BF1C5A" w:rsidDel="006C0F08">
          <w:delText xml:space="preserve">. </w:delText>
        </w:r>
        <w:r w:rsidRPr="00BF1C5A" w:rsidDel="006C0F08">
          <w:rPr>
            <w:i/>
            <w:iCs/>
          </w:rPr>
          <w:delText>Modern War Institute at West Point</w:delText>
        </w:r>
        <w:r w:rsidRPr="00BF1C5A" w:rsidDel="006C0F08">
          <w:delText xml:space="preserve">, 11 May 2025. Available at: </w:delText>
        </w:r>
        <w:r w:rsidDel="006C0F08">
          <w:fldChar w:fldCharType="begin"/>
        </w:r>
        <w:r w:rsidDel="006C0F08">
          <w:delInstrText>HYPERLINK "https://mwi.westpoint.edu/drones-wont-save-us-learning-the-wrong-lessons-from-ukraine-will-cost-the-us-army-its-edge-in-maneuver-warfare/"</w:delInstrText>
        </w:r>
        <w:r w:rsidDel="006C0F08">
          <w:fldChar w:fldCharType="separate"/>
        </w:r>
        <w:r w:rsidRPr="00BF1C5A" w:rsidDel="006C0F08">
          <w:rPr>
            <w:rStyle w:val="Hyperlink"/>
          </w:rPr>
          <w:delText>https://mwi.westpoint.edu/drones-wont-save-us-learning-the-wrong-lessons-from-ukraine-will-cost-the-us-army-its-edge-in-maneuver-warfare/</w:delText>
        </w:r>
        <w:r w:rsidDel="006C0F08">
          <w:fldChar w:fldCharType="end"/>
        </w:r>
        <w:r w:rsidRPr="00BF1C5A" w:rsidDel="006C0F08">
          <w:delText xml:space="preserve"> (accessed 12 February 2026)</w:delText>
        </w:r>
        <w:r w:rsidDel="006C0F08">
          <w:delText xml:space="preserve">; </w:delText>
        </w:r>
        <w:r w:rsidRPr="008F12D3" w:rsidDel="006C0F08">
          <w:delText xml:space="preserve">Watling, J. and Danylyuk, O. V. </w:delText>
        </w:r>
        <w:r w:rsidRPr="008F12D3" w:rsidDel="006C0F08">
          <w:rPr>
            <w:i/>
            <w:iCs/>
          </w:rPr>
          <w:delText>Preliminary Lessons from Ukraine's Offensive Operations, 2022–23</w:delText>
        </w:r>
        <w:r w:rsidRPr="008F12D3" w:rsidDel="006C0F08">
          <w:delText xml:space="preserve">. London: Royal United Services Institute for Defence and Security Studies, 2024. Available at: </w:delText>
        </w:r>
        <w:r w:rsidDel="006C0F08">
          <w:fldChar w:fldCharType="begin"/>
        </w:r>
        <w:r w:rsidDel="006C0F08">
          <w:delInstrText>HYPERLINK "https://static.rusi.org/lessons-learned-ukraine-offensive-2022-23.pdf" \t "_new"</w:delInstrText>
        </w:r>
        <w:r w:rsidDel="006C0F08">
          <w:fldChar w:fldCharType="separate"/>
        </w:r>
        <w:r w:rsidRPr="008F12D3" w:rsidDel="006C0F08">
          <w:rPr>
            <w:rStyle w:val="Hyperlink"/>
          </w:rPr>
          <w:delText>https://static.rusi.org/lessons-learned-ukraine-offensive-2022-23.pdf</w:delText>
        </w:r>
        <w:r w:rsidDel="006C0F08">
          <w:fldChar w:fldCharType="end"/>
        </w:r>
        <w:r w:rsidRPr="008F12D3" w:rsidDel="006C0F08">
          <w:delText xml:space="preserve"> (accessed 11 December 2025).</w:delText>
        </w:r>
      </w:del>
    </w:p>
  </w:footnote>
  <w:footnote w:id="58">
    <w:p w14:paraId="0E0E680C" w14:textId="77777777" w:rsidR="00BA458A" w:rsidDel="006C0F08" w:rsidRDefault="00BA458A" w:rsidP="00BA458A">
      <w:pPr>
        <w:pStyle w:val="FootnoteText"/>
        <w:rPr>
          <w:del w:id="563" w:author="Adam Beatty" w:date="2026-07-20T12:08:00Z" w16du:dateUtc="2026-07-20T11:08:00Z"/>
        </w:rPr>
      </w:pPr>
      <w:del w:id="564" w:author="Adam Beatty" w:date="2026-07-20T12:08:00Z" w16du:dateUtc="2026-07-20T11:08:00Z">
        <w:r w:rsidDel="006C0F08">
          <w:rPr>
            <w:rStyle w:val="FootnoteReference"/>
          </w:rPr>
          <w:footnoteRef/>
        </w:r>
        <w:r w:rsidDel="006C0F08">
          <w:delText xml:space="preserve"> </w:delText>
        </w:r>
        <w:r w:rsidRPr="008F41DA" w:rsidDel="006C0F08">
          <w:delText>Government of Ireland. Defence Policy Review 2024: Adjusting and Affirming Our Defence Policy in an Era of Change. Dublin: Department of Defence, 2024. Available at: https://assets.gov.ie/static/documents/defence-policy-review-2024.pdf (accessed 20 June 2026).</w:delText>
        </w:r>
      </w:del>
    </w:p>
  </w:footnote>
  <w:footnote w:id="59">
    <w:p w14:paraId="59BA5A1E" w14:textId="77777777" w:rsidR="00BA458A" w:rsidDel="006C0F08" w:rsidRDefault="00BA458A" w:rsidP="00BA458A">
      <w:pPr>
        <w:pStyle w:val="FootnoteText"/>
        <w:rPr>
          <w:del w:id="567" w:author="Adam Beatty" w:date="2026-07-20T12:08:00Z" w16du:dateUtc="2026-07-20T11:08:00Z"/>
        </w:rPr>
      </w:pPr>
      <w:del w:id="568" w:author="Adam Beatty" w:date="2026-07-20T12:08:00Z" w16du:dateUtc="2026-07-20T11:08:00Z">
        <w:r w:rsidDel="006C0F08">
          <w:rPr>
            <w:rStyle w:val="FootnoteReference"/>
          </w:rPr>
          <w:footnoteRef/>
        </w:r>
        <w:r w:rsidDel="006C0F08">
          <w:delText xml:space="preserve"> </w:delText>
        </w:r>
        <w:r w:rsidRPr="008032E8" w:rsidDel="006C0F08">
          <w:delText xml:space="preserve">Government of Ireland. </w:delText>
        </w:r>
        <w:r w:rsidRPr="008032E8" w:rsidDel="006C0F08">
          <w:rPr>
            <w:i/>
            <w:iCs/>
          </w:rPr>
          <w:delText>White Paper on Defence</w:delText>
        </w:r>
        <w:r w:rsidRPr="008032E8" w:rsidDel="006C0F08">
          <w:delText xml:space="preserve">. Dublin: Department of Defence, 2015. Available at: </w:delText>
        </w:r>
        <w:r w:rsidRPr="007114F8" w:rsidDel="006C0F08">
          <w:delText>https://assets.gov.ie/static/documents/white-paper-on-defence-august-2015.pdf</w:delText>
        </w:r>
        <w:r w:rsidRPr="008032E8" w:rsidDel="006C0F08">
          <w:delText xml:space="preserve"> (accessed 20 June 2026).</w:delText>
        </w:r>
      </w:del>
    </w:p>
  </w:footnote>
  <w:footnote w:id="60">
    <w:p w14:paraId="5D200EDB" w14:textId="77777777" w:rsidR="00BA458A" w:rsidDel="006C0F08" w:rsidRDefault="00BA458A" w:rsidP="00BA458A">
      <w:pPr>
        <w:pStyle w:val="FootnoteText"/>
        <w:rPr>
          <w:del w:id="576" w:author="Adam Beatty" w:date="2026-07-20T12:08:00Z" w16du:dateUtc="2026-07-20T11:08:00Z"/>
        </w:rPr>
      </w:pPr>
      <w:del w:id="577" w:author="Adam Beatty" w:date="2026-07-20T12:08:00Z" w16du:dateUtc="2026-07-20T11:08:00Z">
        <w:r w:rsidDel="006C0F08">
          <w:rPr>
            <w:rStyle w:val="FootnoteReference"/>
          </w:rPr>
          <w:footnoteRef/>
        </w:r>
        <w:r w:rsidDel="006C0F08">
          <w:delText xml:space="preserve"> </w:delText>
        </w:r>
        <w:r w:rsidRPr="007E32B8" w:rsidDel="006C0F08">
          <w:delText xml:space="preserve">Connolly, C. Contribution to </w:delText>
        </w:r>
        <w:r w:rsidRPr="007E32B8" w:rsidDel="006C0F08">
          <w:rPr>
            <w:i/>
            <w:iCs/>
          </w:rPr>
          <w:delText>Defence (Amendment) Bill 2024: Second Stage</w:delText>
        </w:r>
        <w:r w:rsidRPr="007E32B8" w:rsidDel="006C0F08">
          <w:delText xml:space="preserve">. </w:delText>
        </w:r>
        <w:r w:rsidRPr="007E32B8" w:rsidDel="006C0F08">
          <w:rPr>
            <w:i/>
            <w:iCs/>
          </w:rPr>
          <w:delText>Dáil Éireann Debates</w:delText>
        </w:r>
        <w:r w:rsidRPr="007E32B8" w:rsidDel="006C0F08">
          <w:delText xml:space="preserve">, Vol. 1053, No. 4, 2 May 2024. Available at: </w:delText>
        </w:r>
        <w:r w:rsidDel="006C0F08">
          <w:fldChar w:fldCharType="begin"/>
        </w:r>
        <w:r w:rsidDel="006C0F08">
          <w:delInstrText>HYPERLINK "https://www.oireachtas.ie/en/debates/debate/dail/2024-05-02/32/"</w:delInstrText>
        </w:r>
        <w:r w:rsidDel="006C0F08">
          <w:fldChar w:fldCharType="separate"/>
        </w:r>
        <w:r w:rsidRPr="00A2651C" w:rsidDel="006C0F08">
          <w:rPr>
            <w:rStyle w:val="Hyperlink"/>
          </w:rPr>
          <w:delText>https://www.oireachtas.ie/en/debates/debate/dail/2024-05-02/32/</w:delText>
        </w:r>
        <w:r w:rsidDel="006C0F08">
          <w:fldChar w:fldCharType="end"/>
        </w:r>
        <w:r w:rsidDel="006C0F08">
          <w:delText xml:space="preserve"> </w:delText>
        </w:r>
        <w:r w:rsidRPr="007E32B8" w:rsidDel="006C0F08">
          <w:delText xml:space="preserve"> (accessed 24 June 2026).</w:delText>
        </w:r>
      </w:del>
    </w:p>
  </w:footnote>
  <w:footnote w:id="61">
    <w:p w14:paraId="31E6DF38" w14:textId="77777777" w:rsidR="00BA458A" w:rsidDel="006C0F08" w:rsidRDefault="00BA458A" w:rsidP="00BA458A">
      <w:pPr>
        <w:pStyle w:val="FootnoteText"/>
        <w:rPr>
          <w:del w:id="580" w:author="Adam Beatty" w:date="2026-07-20T12:08:00Z" w16du:dateUtc="2026-07-20T11:08:00Z"/>
        </w:rPr>
      </w:pPr>
      <w:del w:id="581" w:author="Adam Beatty" w:date="2026-07-20T12:08:00Z" w16du:dateUtc="2026-07-20T11:08:00Z">
        <w:r w:rsidDel="006C0F08">
          <w:rPr>
            <w:rStyle w:val="FootnoteReference"/>
          </w:rPr>
          <w:footnoteRef/>
        </w:r>
        <w:r w:rsidDel="006C0F08">
          <w:delText xml:space="preserve"> </w:delText>
        </w:r>
        <w:r w:rsidRPr="007F74B6" w:rsidDel="006C0F08">
          <w:delText xml:space="preserve">Mearsheimer, J. J. </w:delText>
        </w:r>
        <w:r w:rsidRPr="007F74B6" w:rsidDel="006C0F08">
          <w:rPr>
            <w:i/>
            <w:iCs/>
          </w:rPr>
          <w:delText>Back to the Future: Instability in Europe After the Cold War</w:delText>
        </w:r>
        <w:r w:rsidRPr="007F74B6" w:rsidDel="006C0F08">
          <w:delText xml:space="preserve">. </w:delText>
        </w:r>
        <w:r w:rsidRPr="007F74B6" w:rsidDel="006C0F08">
          <w:rPr>
            <w:i/>
            <w:iCs/>
          </w:rPr>
          <w:delText>International Security</w:delText>
        </w:r>
        <w:r w:rsidRPr="007F74B6" w:rsidDel="006C0F08">
          <w:delText xml:space="preserve">, 15(1), 1990, pp. 5–56. Available at: </w:delText>
        </w:r>
        <w:r w:rsidDel="006C0F08">
          <w:fldChar w:fldCharType="begin"/>
        </w:r>
        <w:r w:rsidDel="006C0F08">
          <w:delInstrText>HYPERLINK "https://www.jstor.org/stable/2538981"</w:delInstrText>
        </w:r>
        <w:r w:rsidDel="006C0F08">
          <w:fldChar w:fldCharType="separate"/>
        </w:r>
        <w:r w:rsidRPr="007F74B6" w:rsidDel="006C0F08">
          <w:rPr>
            <w:rStyle w:val="Hyperlink"/>
          </w:rPr>
          <w:delText>https://www.jstor.org/stable/2538981</w:delText>
        </w:r>
        <w:r w:rsidDel="006C0F08">
          <w:fldChar w:fldCharType="end"/>
        </w:r>
        <w:r w:rsidRPr="007F74B6" w:rsidDel="006C0F08">
          <w:delText xml:space="preserve"> (accessed 29 November 2025).</w:delText>
        </w:r>
      </w:del>
    </w:p>
  </w:footnote>
  <w:footnote w:id="62">
    <w:p w14:paraId="010E4442" w14:textId="77777777" w:rsidR="00BA458A" w:rsidDel="006C0F08" w:rsidRDefault="00BA458A" w:rsidP="00BA458A">
      <w:pPr>
        <w:pStyle w:val="FootnoteText"/>
        <w:rPr>
          <w:del w:id="584" w:author="Adam Beatty" w:date="2026-07-20T12:08:00Z" w16du:dateUtc="2026-07-20T11:08:00Z"/>
        </w:rPr>
      </w:pPr>
      <w:del w:id="585" w:author="Adam Beatty" w:date="2026-07-20T12:08:00Z" w16du:dateUtc="2026-07-20T11:08:00Z">
        <w:r w:rsidDel="006C0F08">
          <w:rPr>
            <w:rStyle w:val="FootnoteReference"/>
          </w:rPr>
          <w:footnoteRef/>
        </w:r>
        <w:r w:rsidDel="006C0F08">
          <w:delText xml:space="preserve"> United States Congress (2025). Congressional record: Proceedings and debates of the 119th Congress, first session. US Government Publishing Office. [online]. Available at: https://www.congress.gov/119/crec/2025/03/04/171/41/CREC-2025-03-04.pdf (accessed 1 April 2026).</w:delText>
        </w:r>
      </w:del>
    </w:p>
  </w:footnote>
  <w:footnote w:id="63">
    <w:p w14:paraId="1B5D5472" w14:textId="77777777" w:rsidR="00BA458A" w:rsidRPr="006860C6" w:rsidDel="006C0F08" w:rsidRDefault="00BA458A" w:rsidP="00BA458A">
      <w:pPr>
        <w:pStyle w:val="FootnoteText"/>
        <w:rPr>
          <w:del w:id="588" w:author="Adam Beatty" w:date="2026-07-20T12:08:00Z" w16du:dateUtc="2026-07-20T11:08:00Z"/>
          <w:rStyle w:val="Hyperlink"/>
        </w:rPr>
      </w:pPr>
      <w:del w:id="589" w:author="Adam Beatty" w:date="2026-07-20T12:08:00Z" w16du:dateUtc="2026-07-20T11:08:00Z">
        <w:r w:rsidDel="006C0F08">
          <w:rPr>
            <w:rStyle w:val="FootnoteReference"/>
          </w:rPr>
          <w:footnoteRef/>
        </w:r>
        <w:r w:rsidDel="006C0F08">
          <w:delText xml:space="preserve"> Statsministeriet (2026). Fællesudtalelse om Grønland [online]. Available at: </w:delText>
        </w:r>
        <w:r w:rsidDel="006C0F08">
          <w:fldChar w:fldCharType="begin"/>
        </w:r>
        <w:r w:rsidDel="006C0F08">
          <w:delInstrText>HYPERLINK "https://stm.dk/media/qo2dyzxy/erklaering-gl.pdf"</w:delInstrText>
        </w:r>
        <w:r w:rsidDel="006C0F08">
          <w:fldChar w:fldCharType="separate"/>
        </w:r>
        <w:r w:rsidRPr="006860C6" w:rsidDel="006C0F08">
          <w:rPr>
            <w:rStyle w:val="Hyperlink"/>
          </w:rPr>
          <w:delText>https://s</w:delText>
        </w:r>
      </w:del>
    </w:p>
    <w:p w14:paraId="667D634B" w14:textId="77777777" w:rsidR="00BA458A" w:rsidDel="006C0F08" w:rsidRDefault="00BA458A" w:rsidP="00BA458A">
      <w:pPr>
        <w:pStyle w:val="FootnoteText"/>
        <w:rPr>
          <w:del w:id="590" w:author="Adam Beatty" w:date="2026-07-20T12:08:00Z" w16du:dateUtc="2026-07-20T11:08:00Z"/>
        </w:rPr>
      </w:pPr>
      <w:del w:id="591" w:author="Adam Beatty" w:date="2026-07-20T12:08:00Z" w16du:dateUtc="2026-07-20T11:08:00Z">
        <w:r w:rsidRPr="006860C6" w:rsidDel="006C0F08">
          <w:rPr>
            <w:rStyle w:val="Hyperlink"/>
          </w:rPr>
          <w:delText>tm.dk/media/qo2dyzxy/erklaering-gl.pdf</w:delText>
        </w:r>
        <w:r w:rsidDel="006C0F08">
          <w:fldChar w:fldCharType="end"/>
        </w:r>
        <w:r w:rsidDel="006C0F08">
          <w:delText xml:space="preserve"> (accessed 1 April 2026).</w:delText>
        </w:r>
      </w:del>
    </w:p>
  </w:footnote>
  <w:footnote w:id="64">
    <w:p w14:paraId="73571D55" w14:textId="77777777" w:rsidR="00BA458A" w:rsidDel="006C0F08" w:rsidRDefault="00BA458A" w:rsidP="00BA458A">
      <w:pPr>
        <w:pStyle w:val="FootnoteText"/>
        <w:rPr>
          <w:del w:id="599" w:author="Adam Beatty" w:date="2026-07-20T12:08:00Z" w16du:dateUtc="2026-07-20T11:08:00Z"/>
        </w:rPr>
      </w:pPr>
      <w:del w:id="600" w:author="Adam Beatty" w:date="2026-07-20T12:08:00Z" w16du:dateUtc="2026-07-20T11:08:00Z">
        <w:r w:rsidDel="006C0F08">
          <w:rPr>
            <w:rStyle w:val="FootnoteReference"/>
          </w:rPr>
          <w:footnoteRef/>
        </w:r>
        <w:r w:rsidDel="006C0F08">
          <w:delText xml:space="preserve"> </w:delText>
        </w:r>
        <w:r w:rsidRPr="00370942" w:rsidDel="006C0F08">
          <w:delText xml:space="preserve">European Defence Agency. </w:delText>
        </w:r>
        <w:r w:rsidRPr="00370942" w:rsidDel="006C0F08">
          <w:rPr>
            <w:i/>
            <w:iCs/>
          </w:rPr>
          <w:delText>The 2023 EU Capability Development Priorities: To Be Ready</w:delText>
        </w:r>
        <w:r w:rsidRPr="00370942" w:rsidDel="006C0F08">
          <w:delText xml:space="preserve">. Brussels: European Defence Agency, 2023. Available at: </w:delText>
        </w:r>
        <w:r w:rsidDel="006C0F08">
          <w:fldChar w:fldCharType="begin"/>
        </w:r>
        <w:r w:rsidDel="006C0F08">
          <w:delInstrText>HYPERLINK "https://eda.europa.eu/docs/default-source/eda-publications/2023-eu-capability-development-priorities.pdf"</w:delInstrText>
        </w:r>
        <w:r w:rsidDel="006C0F08">
          <w:fldChar w:fldCharType="separate"/>
        </w:r>
        <w:r w:rsidRPr="00370942" w:rsidDel="006C0F08">
          <w:rPr>
            <w:rStyle w:val="Hyperlink"/>
          </w:rPr>
          <w:delText>https://eda.europa.eu/docs/default-source/eda-publications/2023-eu-capability-development-priorities.pdf</w:delText>
        </w:r>
        <w:r w:rsidDel="006C0F08">
          <w:fldChar w:fldCharType="end"/>
        </w:r>
        <w:r w:rsidRPr="00370942" w:rsidDel="006C0F08">
          <w:delText xml:space="preserve"> (accessed 22 June 2026)</w:delText>
        </w:r>
        <w:r w:rsidDel="006C0F08">
          <w:delText xml:space="preserve">; </w:delText>
        </w:r>
        <w:r w:rsidRPr="0045714A" w:rsidDel="006C0F08">
          <w:delText xml:space="preserve">NATO Allied Command Transformation. </w:delText>
        </w:r>
        <w:r w:rsidRPr="0045714A" w:rsidDel="006C0F08">
          <w:rPr>
            <w:i/>
            <w:iCs/>
          </w:rPr>
          <w:delText>NATO CD&amp;E Handbook: A Concept Developer's Toolbox</w:delText>
        </w:r>
        <w:r w:rsidRPr="0045714A" w:rsidDel="006C0F08">
          <w:delText xml:space="preserve">. Norfolk, VA: Allied Command Transformation, 2023. Available at: </w:delText>
        </w:r>
        <w:r w:rsidDel="006C0F08">
          <w:fldChar w:fldCharType="begin"/>
        </w:r>
        <w:r w:rsidDel="006C0F08">
          <w:delInstrText>HYPERLINK "https://www.act.nato.int/wp-content/uploads/2023/05/NATO-ACT-CDE-Handbook_A_Concept_Developers_Toolbox.pdf"</w:delInstrText>
        </w:r>
        <w:r w:rsidDel="006C0F08">
          <w:fldChar w:fldCharType="separate"/>
        </w:r>
        <w:r w:rsidRPr="0045714A" w:rsidDel="006C0F08">
          <w:rPr>
            <w:rStyle w:val="Hyperlink"/>
          </w:rPr>
          <w:delText>https://www.act.nato.int/wp-content/uploads/2023/05/NATO-ACT-CDE-Handbook_A_Concept_Developers_Toolbox.pdf</w:delText>
        </w:r>
        <w:r w:rsidDel="006C0F08">
          <w:fldChar w:fldCharType="end"/>
        </w:r>
        <w:r w:rsidRPr="0045714A" w:rsidDel="006C0F08">
          <w:delText xml:space="preserve"> (accessed 22 June 2026).</w:delText>
        </w:r>
      </w:del>
    </w:p>
  </w:footnote>
  <w:footnote w:id="65">
    <w:p w14:paraId="700D2962" w14:textId="77777777" w:rsidR="00BA458A" w:rsidDel="006C0F08" w:rsidRDefault="00BA458A" w:rsidP="00BA458A">
      <w:pPr>
        <w:pStyle w:val="FootnoteText"/>
        <w:rPr>
          <w:del w:id="604" w:author="Adam Beatty" w:date="2026-07-20T12:08:00Z" w16du:dateUtc="2026-07-20T11:08:00Z"/>
        </w:rPr>
      </w:pPr>
      <w:del w:id="605" w:author="Adam Beatty" w:date="2026-07-20T12:08:00Z" w16du:dateUtc="2026-07-20T11:08:00Z">
        <w:r w:rsidDel="006C0F08">
          <w:rPr>
            <w:rStyle w:val="FootnoteReference"/>
          </w:rPr>
          <w:footnoteRef/>
        </w:r>
        <w:r w:rsidDel="006C0F08">
          <w:delText xml:space="preserve"> TM 201</w:delText>
        </w:r>
      </w:del>
    </w:p>
  </w:footnote>
  <w:footnote w:id="66">
    <w:p w14:paraId="43F976D5" w14:textId="77777777" w:rsidR="00BA458A" w:rsidDel="006C0F08" w:rsidRDefault="00BA458A" w:rsidP="00BA458A">
      <w:pPr>
        <w:pStyle w:val="FootnoteText"/>
        <w:rPr>
          <w:del w:id="608" w:author="Adam Beatty" w:date="2026-07-20T12:08:00Z" w16du:dateUtc="2026-07-20T11:08:00Z"/>
        </w:rPr>
      </w:pPr>
      <w:del w:id="609" w:author="Adam Beatty" w:date="2026-07-20T12:08:00Z" w16du:dateUtc="2026-07-20T11:08:00Z">
        <w:r w:rsidDel="006C0F08">
          <w:rPr>
            <w:rStyle w:val="FootnoteReference"/>
          </w:rPr>
          <w:footnoteRef/>
        </w:r>
        <w:r w:rsidDel="006C0F08">
          <w:delText xml:space="preserve"> </w:delText>
        </w:r>
        <w:r w:rsidRPr="003E5AA4" w:rsidDel="006C0F08">
          <w:delText xml:space="preserve">O'Connor, N. </w:delText>
        </w:r>
        <w:r w:rsidRPr="003E5AA4" w:rsidDel="006C0F08">
          <w:rPr>
            <w:i/>
            <w:iCs/>
          </w:rPr>
          <w:delText>Ireland Could Be About to Sign €600m Armoured Vehicles Deal, French Arms Firm Says</w:delText>
        </w:r>
        <w:r w:rsidRPr="003E5AA4" w:rsidDel="006C0F08">
          <w:delText xml:space="preserve">. </w:delText>
        </w:r>
        <w:r w:rsidRPr="003E5AA4" w:rsidDel="006C0F08">
          <w:rPr>
            <w:i/>
            <w:iCs/>
          </w:rPr>
          <w:delText>The Journal</w:delText>
        </w:r>
        <w:r w:rsidRPr="003E5AA4" w:rsidDel="006C0F08">
          <w:delText xml:space="preserve">, 2025. Available at: </w:delText>
        </w:r>
        <w:r w:rsidDel="006C0F08">
          <w:fldChar w:fldCharType="begin"/>
        </w:r>
        <w:r w:rsidDel="006C0F08">
          <w:delInstrText>HYPERLINK "https://www.thejournal.ie/new-apc-vehicles-maybe-coming-from-france-6623112-Feb2025/" \t "_new"</w:delInstrText>
        </w:r>
        <w:r w:rsidDel="006C0F08">
          <w:fldChar w:fldCharType="separate"/>
        </w:r>
        <w:r w:rsidRPr="003E5AA4" w:rsidDel="006C0F08">
          <w:rPr>
            <w:rStyle w:val="Hyperlink"/>
          </w:rPr>
          <w:delText>https://www.thejournal.ie/new-apc-vehicles-maybe-coming-from-france-6623112-Feb2025/</w:delText>
        </w:r>
        <w:r w:rsidDel="006C0F08">
          <w:fldChar w:fldCharType="end"/>
        </w:r>
        <w:r w:rsidRPr="003E5AA4" w:rsidDel="006C0F08">
          <w:delText xml:space="preserve"> (accessed 24 February 2026).</w:delText>
        </w:r>
      </w:del>
    </w:p>
  </w:footnote>
  <w:footnote w:id="67">
    <w:p w14:paraId="5450A850" w14:textId="77777777" w:rsidR="00BA458A" w:rsidDel="006C0F08" w:rsidRDefault="00BA458A" w:rsidP="00BA458A">
      <w:pPr>
        <w:pStyle w:val="FootnoteText"/>
        <w:rPr>
          <w:del w:id="613" w:author="Adam Beatty" w:date="2026-07-20T12:08:00Z" w16du:dateUtc="2026-07-20T11:08:00Z"/>
        </w:rPr>
      </w:pPr>
      <w:del w:id="614" w:author="Adam Beatty" w:date="2026-07-20T12:08:00Z" w16du:dateUtc="2026-07-20T11:08:00Z">
        <w:r w:rsidDel="006C0F08">
          <w:rPr>
            <w:rStyle w:val="FootnoteReference"/>
          </w:rPr>
          <w:footnoteRef/>
        </w:r>
        <w:r w:rsidDel="006C0F08">
          <w:delText xml:space="preserve"> </w:delText>
        </w:r>
        <w:r w:rsidRPr="002F0568" w:rsidDel="006C0F08">
          <w:delText xml:space="preserve">Lopez, C. </w:delText>
        </w:r>
        <w:r w:rsidRPr="002F0568" w:rsidDel="006C0F08">
          <w:rPr>
            <w:i/>
            <w:iCs/>
          </w:rPr>
          <w:delText>The Ultra-Light Tactical Vehicle: How Working with Industry and the FMF Can Result in a Swiss Army Knife for Future Lethality</w:delText>
        </w:r>
        <w:r w:rsidRPr="002F0568" w:rsidDel="006C0F08">
          <w:delText xml:space="preserve">. </w:delText>
        </w:r>
        <w:r w:rsidRPr="002F0568" w:rsidDel="006C0F08">
          <w:rPr>
            <w:i/>
            <w:iCs/>
          </w:rPr>
          <w:delText>Marine Corps Gazette</w:delText>
        </w:r>
        <w:r w:rsidRPr="002F0568" w:rsidDel="006C0F08">
          <w:delText xml:space="preserve">, August 2021. Available at: </w:delText>
        </w:r>
        <w:r w:rsidDel="006C0F08">
          <w:fldChar w:fldCharType="begin"/>
        </w:r>
        <w:r w:rsidDel="006C0F08">
          <w:delInstrText>HYPERLINK "https://www.mca-marines.org/wp-content/uploads/23-The-Ultra-Light.pdf"</w:delInstrText>
        </w:r>
        <w:r w:rsidDel="006C0F08">
          <w:fldChar w:fldCharType="separate"/>
        </w:r>
        <w:r w:rsidRPr="002F0568" w:rsidDel="006C0F08">
          <w:rPr>
            <w:rStyle w:val="Hyperlink"/>
          </w:rPr>
          <w:delText>https://www.mca-marines.org/wp-content/uploads/23-The-Ultra-Light.pdf</w:delText>
        </w:r>
        <w:r w:rsidDel="006C0F08">
          <w:fldChar w:fldCharType="end"/>
        </w:r>
        <w:r w:rsidRPr="002F0568" w:rsidDel="006C0F08">
          <w:delText xml:space="preserve"> (accessed 21 June 2026).</w:delText>
        </w:r>
      </w:del>
    </w:p>
  </w:footnote>
  <w:footnote w:id="68">
    <w:p w14:paraId="3555E439" w14:textId="77777777" w:rsidR="00BA458A" w:rsidDel="006C0F08" w:rsidRDefault="00BA458A" w:rsidP="00BA458A">
      <w:pPr>
        <w:pStyle w:val="FootnoteText"/>
        <w:rPr>
          <w:del w:id="621" w:author="Adam Beatty" w:date="2026-07-20T12:08:00Z" w16du:dateUtc="2026-07-20T11:08:00Z"/>
        </w:rPr>
      </w:pPr>
      <w:del w:id="622" w:author="Adam Beatty" w:date="2026-07-20T12:08:00Z" w16du:dateUtc="2026-07-20T11:08:00Z">
        <w:r w:rsidDel="006C0F08">
          <w:rPr>
            <w:rStyle w:val="FootnoteReference"/>
          </w:rPr>
          <w:footnoteRef/>
        </w:r>
        <w:r w:rsidDel="006C0F08">
          <w:delText xml:space="preserve"> </w:delText>
        </w:r>
        <w:r w:rsidRPr="001470B3" w:rsidDel="006C0F08">
          <w:delText xml:space="preserve">Néron-Bancel, P. and Garnier, G. </w:delText>
        </w:r>
        <w:r w:rsidRPr="001470B3" w:rsidDel="006C0F08">
          <w:rPr>
            <w:i/>
            <w:iCs/>
          </w:rPr>
          <w:delText>At the Other Side of the Hill: The Benefits and False Promises of Battlefield Transparency</w:delText>
        </w:r>
        <w:r w:rsidRPr="001470B3" w:rsidDel="006C0F08">
          <w:delText xml:space="preserve">. Paris: Institut français des relations internationales (IFRI), 27 May 2024, p. 45. Available at: </w:delText>
        </w:r>
        <w:r w:rsidDel="006C0F08">
          <w:fldChar w:fldCharType="begin"/>
        </w:r>
        <w:r w:rsidDel="006C0F08">
          <w:delInstrText>HYPERLINK "https://www.ifri.org/en/studies/other-side-hill-benefits-and-false-promises-battlefield-transparency" \t "_new"</w:delInstrText>
        </w:r>
        <w:r w:rsidDel="006C0F08">
          <w:fldChar w:fldCharType="separate"/>
        </w:r>
        <w:r w:rsidRPr="001470B3" w:rsidDel="006C0F08">
          <w:rPr>
            <w:rStyle w:val="Hyperlink"/>
          </w:rPr>
          <w:delText>https://www.ifri.org/en/studies/other-side-hill-benefits-and-false-promises-battlefield-transparency</w:delText>
        </w:r>
        <w:r w:rsidDel="006C0F08">
          <w:fldChar w:fldCharType="end"/>
        </w:r>
        <w:r w:rsidRPr="001470B3" w:rsidDel="006C0F08">
          <w:delText xml:space="preserve"> (accessed 17 March 2026).</w:delText>
        </w:r>
      </w:del>
    </w:p>
  </w:footnote>
  <w:footnote w:id="69">
    <w:p w14:paraId="3B212C69" w14:textId="77777777" w:rsidR="00BA458A" w:rsidDel="006C0F08" w:rsidRDefault="00BA458A" w:rsidP="00BA458A">
      <w:pPr>
        <w:pStyle w:val="FootnoteText"/>
        <w:rPr>
          <w:del w:id="630" w:author="Adam Beatty" w:date="2026-07-20T12:08:00Z" w16du:dateUtc="2026-07-20T11:08:00Z"/>
        </w:rPr>
      </w:pPr>
      <w:del w:id="631" w:author="Adam Beatty" w:date="2026-07-20T12:08:00Z" w16du:dateUtc="2026-07-20T11:08:00Z">
        <w:r w:rsidDel="006C0F08">
          <w:rPr>
            <w:rStyle w:val="FootnoteReference"/>
          </w:rPr>
          <w:footnoteRef/>
        </w:r>
        <w:r w:rsidDel="006C0F08">
          <w:delText xml:space="preserve"> </w:delText>
        </w:r>
        <w:r w:rsidRPr="008E0498" w:rsidDel="006C0F08">
          <w:delText>Joret, G. “What Specialization of the Infantry in Armored Combat Operations?”, Fantassins, no. 52, Spring–Summer 2024, pp. 125–130, pp. 129–130; Bouffard, J. “The Infantry Regiment Model 2030”, Fantassins, no. 52, Spring–Summer 2024, pp. 15–20, p. 18.</w:delText>
        </w:r>
      </w:del>
    </w:p>
  </w:footnote>
  <w:footnote w:id="70">
    <w:p w14:paraId="02B1797C" w14:textId="77777777" w:rsidR="00BA458A" w:rsidDel="006C0F08" w:rsidRDefault="00BA458A" w:rsidP="00BA458A">
      <w:pPr>
        <w:pStyle w:val="FootnoteText"/>
        <w:rPr>
          <w:del w:id="636" w:author="Adam Beatty" w:date="2026-07-20T12:08:00Z" w16du:dateUtc="2026-07-20T11:08:00Z"/>
        </w:rPr>
      </w:pPr>
      <w:del w:id="637" w:author="Adam Beatty" w:date="2026-07-20T12:08:00Z" w16du:dateUtc="2026-07-20T11:08:00Z">
        <w:r w:rsidDel="006C0F08">
          <w:rPr>
            <w:rStyle w:val="FootnoteReference"/>
          </w:rPr>
          <w:footnoteRef/>
        </w:r>
        <w:r w:rsidDel="006C0F08">
          <w:delText xml:space="preserve"> </w:delText>
        </w:r>
        <w:r w:rsidRPr="00B47134" w:rsidDel="006C0F08">
          <w:delText xml:space="preserve">UK Ministry of Defence and Defence Science and Technology Laboratory. </w:delText>
        </w:r>
        <w:r w:rsidRPr="00B47134" w:rsidDel="006C0F08">
          <w:rPr>
            <w:i/>
            <w:iCs/>
          </w:rPr>
          <w:delText>British Army Experiments with Dstl Study on Urban Combat</w:delText>
        </w:r>
        <w:r w:rsidRPr="00B47134" w:rsidDel="006C0F08">
          <w:delText xml:space="preserve">. GOV.UK News Story, 30 March 2023. Available at: </w:delText>
        </w:r>
        <w:r w:rsidDel="006C0F08">
          <w:fldChar w:fldCharType="begin"/>
        </w:r>
        <w:r w:rsidDel="006C0F08">
          <w:delInstrText>HYPERLINK "https://www.gov.uk/government/news/british-army-experiments-with-dstl-study-on-urban-combat"</w:delInstrText>
        </w:r>
        <w:r w:rsidDel="006C0F08">
          <w:fldChar w:fldCharType="separate"/>
        </w:r>
        <w:r w:rsidRPr="00B47134" w:rsidDel="006C0F08">
          <w:rPr>
            <w:rStyle w:val="Hyperlink"/>
          </w:rPr>
          <w:delText>https://www.gov.uk/government/news/british-army-experiments-with-dstl-study-on-urban-combat</w:delText>
        </w:r>
        <w:r w:rsidDel="006C0F08">
          <w:fldChar w:fldCharType="end"/>
        </w:r>
        <w:r w:rsidRPr="00B47134" w:rsidDel="006C0F08">
          <w:delText xml:space="preserve"> (accessed 22 June 2026)</w:delText>
        </w:r>
        <w:r w:rsidDel="006C0F08">
          <w:delText xml:space="preserve">; </w:delText>
        </w:r>
        <w:r w:rsidRPr="00B47134" w:rsidDel="006C0F08">
          <w:delText xml:space="preserve">Spencer, J. </w:delText>
        </w:r>
        <w:r w:rsidRPr="00B47134" w:rsidDel="006C0F08">
          <w:rPr>
            <w:i/>
            <w:iCs/>
          </w:rPr>
          <w:delText>Creating a Unit Optimized for Urban Warfare</w:delText>
        </w:r>
        <w:r w:rsidRPr="00B47134" w:rsidDel="006C0F08">
          <w:delText xml:space="preserve">. </w:delText>
        </w:r>
        <w:r w:rsidRPr="00B47134" w:rsidDel="006C0F08">
          <w:rPr>
            <w:i/>
            <w:iCs/>
          </w:rPr>
          <w:delText>Modern War Institute at West Point</w:delText>
        </w:r>
        <w:r w:rsidRPr="00B47134" w:rsidDel="006C0F08">
          <w:delText xml:space="preserve">, 18 August 2023. Available at: </w:delText>
        </w:r>
        <w:r w:rsidDel="006C0F08">
          <w:fldChar w:fldCharType="begin"/>
        </w:r>
        <w:r w:rsidDel="006C0F08">
          <w:delInstrText>HYPERLINK "https://mwi.westpoint.edu/creating-a-unit-optimized-for-urban-warfare/"</w:delInstrText>
        </w:r>
        <w:r w:rsidDel="006C0F08">
          <w:fldChar w:fldCharType="separate"/>
        </w:r>
        <w:r w:rsidRPr="00B47134" w:rsidDel="006C0F08">
          <w:rPr>
            <w:rStyle w:val="Hyperlink"/>
          </w:rPr>
          <w:delText>https://mwi.westpoint.edu/creating-a-unit-optimized-for-urban-warfare/</w:delText>
        </w:r>
        <w:r w:rsidDel="006C0F08">
          <w:fldChar w:fldCharType="end"/>
        </w:r>
        <w:r w:rsidRPr="00B47134" w:rsidDel="006C0F08">
          <w:delText xml:space="preserve"> (accessed 22 June 2026).</w:delText>
        </w:r>
      </w:del>
    </w:p>
  </w:footnote>
  <w:footnote w:id="71">
    <w:p w14:paraId="6D8E4C81" w14:textId="77777777" w:rsidR="00BA458A" w:rsidDel="006C0F08" w:rsidRDefault="00BA458A" w:rsidP="00BA458A">
      <w:pPr>
        <w:pStyle w:val="FootnoteText"/>
        <w:rPr>
          <w:del w:id="643" w:author="Adam Beatty" w:date="2026-07-20T12:08:00Z" w16du:dateUtc="2026-07-20T11:08:00Z"/>
        </w:rPr>
      </w:pPr>
      <w:del w:id="644" w:author="Adam Beatty" w:date="2026-07-20T12:08:00Z" w16du:dateUtc="2026-07-20T11:08:00Z">
        <w:r w:rsidDel="006C0F08">
          <w:rPr>
            <w:rStyle w:val="FootnoteReference"/>
          </w:rPr>
          <w:footnoteRef/>
        </w:r>
        <w:r w:rsidDel="006C0F08">
          <w:delText xml:space="preserve"> </w:delText>
        </w:r>
        <w:r w:rsidRPr="002405F1" w:rsidDel="006C0F08">
          <w:delText xml:space="preserve">Ministère des Armées. </w:delText>
        </w:r>
        <w:r w:rsidRPr="002405F1" w:rsidDel="006C0F08">
          <w:rPr>
            <w:i/>
            <w:iCs/>
          </w:rPr>
          <w:delText>Gévaudan 26 : Les Légionnaires au Combat</w:delText>
        </w:r>
        <w:r w:rsidRPr="002405F1" w:rsidDel="006C0F08">
          <w:delText xml:space="preserve">. 25 February 2026. Available at: </w:delText>
        </w:r>
        <w:r w:rsidDel="006C0F08">
          <w:fldChar w:fldCharType="begin"/>
        </w:r>
        <w:r w:rsidDel="006C0F08">
          <w:delInstrText>HYPERLINK "https://www.defense.gouv.fr/terre/actualites/gevaudan-26-legionnaires-au-combat" \t "_new"</w:delInstrText>
        </w:r>
        <w:r w:rsidDel="006C0F08">
          <w:fldChar w:fldCharType="separate"/>
        </w:r>
        <w:r w:rsidRPr="002405F1" w:rsidDel="006C0F08">
          <w:rPr>
            <w:rStyle w:val="Hyperlink"/>
          </w:rPr>
          <w:delText>https://www.defense.gouv.fr/terre/actualites/gevaudan-26-legionnaires-au-combat</w:delText>
        </w:r>
        <w:r w:rsidDel="006C0F08">
          <w:fldChar w:fldCharType="end"/>
        </w:r>
        <w:r w:rsidRPr="002405F1" w:rsidDel="006C0F08">
          <w:delText xml:space="preserve"> (accessed 1 April 2026)</w:delText>
        </w:r>
        <w:r w:rsidDel="006C0F08">
          <w:delText xml:space="preserve">; </w:delText>
        </w:r>
        <w:r w:rsidRPr="002405F1" w:rsidDel="006C0F08">
          <w:delText xml:space="preserve">TF1 INFO. </w:delText>
        </w:r>
        <w:r w:rsidRPr="002405F1" w:rsidDel="006C0F08">
          <w:rPr>
            <w:i/>
            <w:iCs/>
          </w:rPr>
          <w:delText>Légion étrangère : Au Coeur d'un Entraînement Plus Vrai que Nature</w:delText>
        </w:r>
        <w:r w:rsidRPr="002405F1" w:rsidDel="006C0F08">
          <w:delText xml:space="preserve">. YouTube video, 21 February 2026. Available at: </w:delText>
        </w:r>
        <w:r w:rsidDel="006C0F08">
          <w:fldChar w:fldCharType="begin"/>
        </w:r>
        <w:r w:rsidDel="006C0F08">
          <w:delInstrText>HYPERLINK "https://www.youtube.com/watch?v=fkE1H-jy3NE" \t "_new"</w:delInstrText>
        </w:r>
        <w:r w:rsidDel="006C0F08">
          <w:fldChar w:fldCharType="separate"/>
        </w:r>
        <w:r w:rsidRPr="002405F1" w:rsidDel="006C0F08">
          <w:rPr>
            <w:rStyle w:val="Hyperlink"/>
          </w:rPr>
          <w:delText>https://www.youtube.com/watch?v=fkE1H-jy3NE</w:delText>
        </w:r>
        <w:r w:rsidDel="006C0F08">
          <w:fldChar w:fldCharType="end"/>
        </w:r>
        <w:r w:rsidRPr="002405F1" w:rsidDel="006C0F08">
          <w:delText xml:space="preserve"> (accessed 1 April 2026)</w:delText>
        </w:r>
        <w:r w:rsidDel="006C0F08">
          <w:delText xml:space="preserve">; </w:delText>
        </w:r>
        <w:r w:rsidRPr="002405F1" w:rsidDel="006C0F08">
          <w:delText xml:space="preserve">Melchior, J. K. </w:delText>
        </w:r>
        <w:r w:rsidRPr="002405F1" w:rsidDel="006C0F08">
          <w:rPr>
            <w:i/>
            <w:iCs/>
          </w:rPr>
          <w:delText>NATO Has Seen the Future and Is Unprepared</w:delText>
        </w:r>
        <w:r w:rsidRPr="002405F1" w:rsidDel="006C0F08">
          <w:delText xml:space="preserve">. </w:delText>
        </w:r>
        <w:r w:rsidRPr="002405F1" w:rsidDel="006C0F08">
          <w:rPr>
            <w:i/>
            <w:iCs/>
          </w:rPr>
          <w:delText>Wall Street Journal</w:delText>
        </w:r>
        <w:r w:rsidRPr="002405F1" w:rsidDel="006C0F08">
          <w:delText xml:space="preserve">, 2020. Available at: </w:delText>
        </w:r>
        <w:r w:rsidDel="006C0F08">
          <w:fldChar w:fldCharType="begin"/>
        </w:r>
        <w:r w:rsidDel="006C0F08">
          <w:delInstrText>HYPERLINK "https://www.wsj.com/opinion/nato-has-seen-the-future-and-is-unprepared-887eaf0f" \t "_new"</w:delInstrText>
        </w:r>
        <w:r w:rsidDel="006C0F08">
          <w:fldChar w:fldCharType="separate"/>
        </w:r>
        <w:r w:rsidRPr="002405F1" w:rsidDel="006C0F08">
          <w:rPr>
            <w:rStyle w:val="Hyperlink"/>
          </w:rPr>
          <w:delText>https://www.wsj.com/opinion/nato-has-seen-the-future-and-is-unprepared-887eaf0f</w:delText>
        </w:r>
        <w:r w:rsidDel="006C0F08">
          <w:fldChar w:fldCharType="end"/>
        </w:r>
        <w:r w:rsidRPr="002405F1" w:rsidDel="006C0F08">
          <w:delText xml:space="preserve"> (accessed 13 February 2026).</w:delText>
        </w:r>
      </w:del>
    </w:p>
  </w:footnote>
  <w:footnote w:id="72">
    <w:p w14:paraId="0719F57E" w14:textId="77777777" w:rsidR="00BA458A" w:rsidDel="006C0F08" w:rsidRDefault="00BA458A" w:rsidP="00BA458A">
      <w:pPr>
        <w:pStyle w:val="FootnoteText"/>
        <w:rPr>
          <w:del w:id="647" w:author="Adam Beatty" w:date="2026-07-20T12:08:00Z" w16du:dateUtc="2026-07-20T11:08:00Z"/>
        </w:rPr>
      </w:pPr>
      <w:del w:id="648" w:author="Adam Beatty" w:date="2026-07-20T12:08:00Z" w16du:dateUtc="2026-07-20T11:08:00Z">
        <w:r w:rsidDel="006C0F08">
          <w:rPr>
            <w:rStyle w:val="FootnoteReference"/>
          </w:rPr>
          <w:footnoteRef/>
        </w:r>
        <w:r w:rsidDel="006C0F08">
          <w:delText xml:space="preserve"> </w:delText>
        </w:r>
        <w:r w:rsidRPr="00BF0F0F" w:rsidDel="006C0F08">
          <w:delText xml:space="preserve">Molloy, O. </w:delText>
        </w:r>
        <w:r w:rsidRPr="00BF0F0F" w:rsidDel="006C0F08">
          <w:rPr>
            <w:i/>
            <w:iCs/>
          </w:rPr>
          <w:delText>Drones in Modern Warfare: Lessons Learnt from the War in Ukraine</w:delText>
        </w:r>
        <w:r w:rsidRPr="00BF0F0F" w:rsidDel="006C0F08">
          <w:delText xml:space="preserve">. Australian Army Occasional Paper, no. 29. Canberra: Australian Army Research Centre, 2024, p. </w:delText>
        </w:r>
        <w:r w:rsidDel="006C0F08">
          <w:delText>78</w:delText>
        </w:r>
        <w:r w:rsidRPr="00BF0F0F" w:rsidDel="006C0F08">
          <w:delText xml:space="preserve">. DOI: 10.61451/267513. Available at: </w:delText>
        </w:r>
        <w:r w:rsidDel="006C0F08">
          <w:fldChar w:fldCharType="begin"/>
        </w:r>
        <w:r w:rsidDel="006C0F08">
          <w:delInstrText>HYPERLINK "https://researchcentre.army.gov.au/sites/default/files/241104-Occasional-Paper-29-Lessons-Learnt-from-Ukraine.pdf.pdf"</w:delInstrText>
        </w:r>
        <w:r w:rsidDel="006C0F08">
          <w:fldChar w:fldCharType="separate"/>
        </w:r>
        <w:r w:rsidRPr="00BF0F0F" w:rsidDel="006C0F08">
          <w:rPr>
            <w:rStyle w:val="Hyperlink"/>
          </w:rPr>
          <w:delText>https://researchcentre.army.gov.au/sites/default/files/241104-Occasional-Paper-29-Lessons-Learnt-from-Ukraine.pdf.pdf</w:delText>
        </w:r>
        <w:r w:rsidDel="006C0F08">
          <w:fldChar w:fldCharType="end"/>
        </w:r>
        <w:r w:rsidRPr="00BF0F0F" w:rsidDel="006C0F08">
          <w:delText xml:space="preserve"> (accessed 2 November 2025).</w:delText>
        </w:r>
      </w:del>
    </w:p>
  </w:footnote>
  <w:footnote w:id="73">
    <w:p w14:paraId="09EB9A4D" w14:textId="77777777" w:rsidR="00BA458A" w:rsidDel="006C0F08" w:rsidRDefault="00BA458A" w:rsidP="00BA458A">
      <w:pPr>
        <w:pStyle w:val="FootnoteText"/>
        <w:rPr>
          <w:del w:id="656" w:author="Adam Beatty" w:date="2026-07-20T12:08:00Z" w16du:dateUtc="2026-07-20T11:08:00Z"/>
        </w:rPr>
      </w:pPr>
      <w:del w:id="657" w:author="Adam Beatty" w:date="2026-07-20T12:08:00Z" w16du:dateUtc="2026-07-20T11:08:00Z">
        <w:r w:rsidDel="006C0F08">
          <w:rPr>
            <w:rStyle w:val="FootnoteReference"/>
          </w:rPr>
          <w:footnoteRef/>
        </w:r>
        <w:r w:rsidDel="006C0F08">
          <w:delText xml:space="preserve"> </w:delText>
        </w:r>
        <w:r w:rsidRPr="009F3487" w:rsidDel="006C0F08">
          <w:delText xml:space="preserve">Lanchester, F. W. </w:delText>
        </w:r>
        <w:r w:rsidRPr="009F3487" w:rsidDel="006C0F08">
          <w:rPr>
            <w:i/>
            <w:iCs/>
          </w:rPr>
          <w:delText>Aircraft in Warfare: The Dawn of the Fourth Arm</w:delText>
        </w:r>
        <w:r w:rsidRPr="009F3487" w:rsidDel="006C0F08">
          <w:delText>. London: Constable and Company Limited, 1916.</w:delText>
        </w:r>
      </w:del>
    </w:p>
  </w:footnote>
  <w:footnote w:id="74">
    <w:p w14:paraId="2E8B1FF1" w14:textId="77777777" w:rsidR="00BA458A" w:rsidDel="006C0F08" w:rsidRDefault="00BA458A" w:rsidP="00BA458A">
      <w:pPr>
        <w:pStyle w:val="FootnoteText"/>
        <w:rPr>
          <w:del w:id="660" w:author="Adam Beatty" w:date="2026-07-20T12:08:00Z" w16du:dateUtc="2026-07-20T11:08:00Z"/>
        </w:rPr>
      </w:pPr>
      <w:del w:id="661" w:author="Adam Beatty" w:date="2026-07-20T12:08:00Z" w16du:dateUtc="2026-07-20T11:08:00Z">
        <w:r w:rsidDel="006C0F08">
          <w:rPr>
            <w:rStyle w:val="FootnoteReference"/>
          </w:rPr>
          <w:footnoteRef/>
        </w:r>
        <w:r w:rsidDel="006C0F08">
          <w:delText xml:space="preserve"> </w:delText>
        </w:r>
        <w:r w:rsidRPr="009F3487" w:rsidDel="006C0F08">
          <w:delText xml:space="preserve">Mearsheimer, J. J. </w:delText>
        </w:r>
        <w:r w:rsidRPr="009F3487" w:rsidDel="006C0F08">
          <w:rPr>
            <w:i/>
            <w:iCs/>
          </w:rPr>
          <w:delText>Assessing the Conventional Balance: The 3:1 Rule and Its Critics</w:delText>
        </w:r>
        <w:r w:rsidRPr="009F3487" w:rsidDel="006C0F08">
          <w:delText xml:space="preserve">. </w:delText>
        </w:r>
        <w:r w:rsidRPr="009F3487" w:rsidDel="006C0F08">
          <w:rPr>
            <w:i/>
            <w:iCs/>
          </w:rPr>
          <w:delText>International Security</w:delText>
        </w:r>
        <w:r w:rsidRPr="009F3487" w:rsidDel="006C0F08">
          <w:delText xml:space="preserve">, 13(4), 1989, pp. 54–89. Available at: </w:delText>
        </w:r>
        <w:r w:rsidDel="006C0F08">
          <w:fldChar w:fldCharType="begin"/>
        </w:r>
        <w:r w:rsidDel="006C0F08">
          <w:delInstrText>HYPERLINK "https://www.jstor.org/stable/2538780" \t "_new"</w:delInstrText>
        </w:r>
        <w:r w:rsidDel="006C0F08">
          <w:fldChar w:fldCharType="separate"/>
        </w:r>
        <w:r w:rsidRPr="009F3487" w:rsidDel="006C0F08">
          <w:rPr>
            <w:rStyle w:val="Hyperlink"/>
          </w:rPr>
          <w:delText>https://www.jstor.org/stable/2538780</w:delText>
        </w:r>
        <w:r w:rsidDel="006C0F08">
          <w:fldChar w:fldCharType="end"/>
        </w:r>
        <w:r w:rsidRPr="009F3487" w:rsidDel="006C0F08">
          <w:delText xml:space="preserve"> (accessed 29 March 2025).</w:delText>
        </w:r>
      </w:del>
    </w:p>
  </w:footnote>
  <w:footnote w:id="75">
    <w:p w14:paraId="2A551B39" w14:textId="16270294" w:rsidR="00BA458A" w:rsidDel="006C0F08" w:rsidRDefault="00BA458A" w:rsidP="00BA458A">
      <w:pPr>
        <w:pStyle w:val="FootnoteText"/>
        <w:rPr>
          <w:del w:id="675" w:author="Adam Beatty" w:date="2026-07-20T12:08:00Z" w16du:dateUtc="2026-07-20T11:08:00Z"/>
        </w:rPr>
      </w:pPr>
      <w:del w:id="676" w:author="Adam Beatty" w:date="2026-07-20T12:08:00Z" w16du:dateUtc="2026-07-20T11:08:00Z">
        <w:r w:rsidDel="006C0F08">
          <w:rPr>
            <w:rStyle w:val="FootnoteReference"/>
          </w:rPr>
          <w:footnoteRef/>
        </w:r>
        <w:r w:rsidDel="006C0F08">
          <w:delText xml:space="preserve"> </w:delText>
        </w:r>
        <w:r w:rsidRPr="00327715" w:rsidDel="006C0F08">
          <w:delText>Beatty, A</w:delText>
        </w:r>
      </w:del>
      <w:ins w:id="677" w:author="Adam Beatty" w:date="2026-07-19T12:09:00Z" w16du:dateUtc="2026-07-19T11:09:00Z">
        <w:del w:id="678" w:author="Adam Beatty" w:date="2026-07-20T12:08:00Z" w16du:dateUtc="2026-07-20T11:08:00Z">
          <w:r w:rsidR="00BC63A6" w:rsidDel="006C0F08">
            <w:delText>dam</w:delText>
          </w:r>
        </w:del>
      </w:ins>
      <w:del w:id="679" w:author="Adam Beatty" w:date="2026-07-20T12:08:00Z" w16du:dateUtc="2026-07-20T11:08:00Z">
        <w:r w:rsidRPr="00327715" w:rsidDel="006C0F08">
          <w:delText xml:space="preserve">. </w:delText>
        </w:r>
        <w:r w:rsidRPr="00327715" w:rsidDel="006C0F08">
          <w:rPr>
            <w:i/>
            <w:iCs/>
          </w:rPr>
          <w:delText>Movement as Exposure: Uncrewed Systems and the Transformation of Light Infantry Tactics: From Tactical Adaptation to Force Design and Deterrence-by-Denial in a Small State Context</w:delText>
        </w:r>
        <w:r w:rsidRPr="00327715" w:rsidDel="006C0F08">
          <w:delText>. MA thesis, Maynooth University, 2026. Available from the Defence Forces Library.</w:delText>
        </w:r>
        <w:r w:rsidDel="006C0F08">
          <w:delText xml:space="preserve"> </w:delText>
        </w:r>
        <w:r w:rsidRPr="00C12DA0" w:rsidDel="006C0F08">
          <w:delText xml:space="preserve">The salvo column estimates the number and cost of effectors required to defeat an armoured company. </w:delText>
        </w:r>
        <w:r w:rsidRPr="007A6FF0" w:rsidDel="006C0F08">
          <w:delText>Effect is normalised to delivered shaped-charge mass, not raw payload:</w:delText>
        </w:r>
        <w:r w:rsidDel="006C0F08">
          <w:delText xml:space="preserve"> </w:delText>
        </w:r>
        <w:r w:rsidRPr="00C12DA0" w:rsidDel="006C0F08">
          <w:delText>OWADs are calculated against the 100</w:delText>
        </w:r>
        <w:r w:rsidDel="006C0F08">
          <w:delText>-</w:delText>
        </w:r>
        <w:r w:rsidRPr="00C12DA0" w:rsidDel="006C0F08">
          <w:delText>k</w:delText>
        </w:r>
        <w:r w:rsidDel="006C0F08">
          <w:delText>ilogram</w:delText>
        </w:r>
        <w:r w:rsidRPr="00C12DA0" w:rsidDel="006C0F08">
          <w:delText xml:space="preserve"> shaped-charge requirement in Bronk and Watling; Javelin is calculated as six missiles at assumed 100 percent kill probability against the 40–60 per cent immobilisation threshold – an assumption</w:delText>
        </w:r>
        <w:r w:rsidDel="006C0F08">
          <w:delText xml:space="preserve"> which</w:delText>
        </w:r>
        <w:r w:rsidRPr="00C12DA0" w:rsidDel="006C0F08">
          <w:delText xml:space="preserve"> flatters Javelin and therefore understates the drone advantage. Bronk, J. and Watling, J. </w:delText>
        </w:r>
        <w:r w:rsidRPr="00C12DA0" w:rsidDel="006C0F08">
          <w:rPr>
            <w:i/>
            <w:iCs/>
          </w:rPr>
          <w:delText>Mass Precision Strike: Designing UAV Complexes for Land Forces</w:delText>
        </w:r>
        <w:r w:rsidRPr="00C12DA0" w:rsidDel="006C0F08">
          <w:delText xml:space="preserve">. London: Royal United Services Institute for Defence and Security Studies, 2024. Available at: </w:delText>
        </w:r>
        <w:r w:rsidDel="006C0F08">
          <w:fldChar w:fldCharType="begin"/>
        </w:r>
        <w:r w:rsidDel="006C0F08">
          <w:delInstrText>HYPERLINK "https://static.rusi.org/mass-precision-strike-final.pdf"</w:delInstrText>
        </w:r>
        <w:r w:rsidDel="006C0F08">
          <w:fldChar w:fldCharType="separate"/>
        </w:r>
        <w:r w:rsidRPr="00C12DA0" w:rsidDel="006C0F08">
          <w:rPr>
            <w:rStyle w:val="Hyperlink"/>
          </w:rPr>
          <w:delText>https://static.rusi.org/mass-precision-strike-final.pdf</w:delText>
        </w:r>
        <w:r w:rsidDel="006C0F08">
          <w:fldChar w:fldCharType="end"/>
        </w:r>
        <w:r w:rsidRPr="00C12DA0" w:rsidDel="006C0F08">
          <w:delText xml:space="preserve"> (accessed 16 December 2025).</w:delText>
        </w:r>
      </w:del>
    </w:p>
  </w:footnote>
  <w:footnote w:id="76">
    <w:p w14:paraId="1E0215CD" w14:textId="039B4C04" w:rsidR="00BA458A" w:rsidRPr="00542C4A" w:rsidDel="006C0F08" w:rsidRDefault="00BA458A" w:rsidP="00BA458A">
      <w:pPr>
        <w:pStyle w:val="FootnoteText"/>
        <w:rPr>
          <w:del w:id="704" w:author="Adam Beatty" w:date="2026-07-20T12:08:00Z" w16du:dateUtc="2026-07-20T11:08:00Z"/>
        </w:rPr>
      </w:pPr>
      <w:del w:id="705" w:author="Adam Beatty" w:date="2026-07-20T12:08:00Z" w16du:dateUtc="2026-07-20T11:08:00Z">
        <w:r w:rsidDel="006C0F08">
          <w:rPr>
            <w:rStyle w:val="FootnoteReference"/>
          </w:rPr>
          <w:footnoteRef/>
        </w:r>
        <w:r w:rsidDel="006C0F08">
          <w:delText xml:space="preserve"> </w:delText>
        </w:r>
        <w:r w:rsidRPr="0002433E" w:rsidDel="006C0F08">
          <w:delText>O'Dea, W.</w:delText>
        </w:r>
      </w:del>
      <w:ins w:id="706" w:author="Adam Beatty" w:date="2026-07-19T22:45:00Z" w16du:dateUtc="2026-07-19T21:45:00Z">
        <w:del w:id="707" w:author="Adam Beatty" w:date="2026-07-20T12:08:00Z" w16du:dateUtc="2026-07-20T11:08:00Z">
          <w:r w:rsidR="00126EBA" w:rsidRPr="00126EBA" w:rsidDel="006C0F08">
            <w:rPr>
              <w:sz w:val="24"/>
              <w:szCs w:val="24"/>
            </w:rPr>
            <w:delText xml:space="preserve"> </w:delText>
          </w:r>
        </w:del>
      </w:ins>
      <w:ins w:id="708" w:author="Adam Beatty" w:date="2026-07-19T22:45:00Z">
        <w:del w:id="709" w:author="Adam Beatty" w:date="2026-07-20T12:08:00Z" w16du:dateUtc="2026-07-20T11:08:00Z">
          <w:r w:rsidR="00126EBA" w:rsidRPr="00126EBA" w:rsidDel="006C0F08">
            <w:delText xml:space="preserve">Willie O'Dea, "Contribution to Written Answers," Dáil Éireann Debates, vol. 606, no. 2, September 29, 2005, </w:delText>
          </w:r>
          <w:r w:rsidR="00126EBA" w:rsidRPr="00126EBA" w:rsidDel="006C0F08">
            <w:fldChar w:fldCharType="begin"/>
          </w:r>
          <w:r w:rsidR="00126EBA" w:rsidRPr="00126EBA" w:rsidDel="006C0F08">
            <w:delInstrText>HYPERLINK "https://www.oireachtas.ie/en/debates/debate/dail/2005-09-29/37/"</w:delInstrText>
          </w:r>
          <w:r w:rsidR="00126EBA" w:rsidRPr="00126EBA" w:rsidDel="006C0F08">
            <w:fldChar w:fldCharType="separate"/>
          </w:r>
          <w:r w:rsidR="00126EBA" w:rsidRPr="00126EBA" w:rsidDel="006C0F08">
            <w:rPr>
              <w:rStyle w:val="Hyperlink"/>
            </w:rPr>
            <w:delText>https://www.oireachtas.ie/en/debates/debate/dail/2005-09-29/37/</w:delText>
          </w:r>
        </w:del>
      </w:ins>
      <w:ins w:id="710" w:author="Adam Beatty" w:date="2026-07-19T22:45:00Z" w16du:dateUtc="2026-07-19T21:45:00Z">
        <w:del w:id="711" w:author="Adam Beatty" w:date="2026-07-20T12:08:00Z" w16du:dateUtc="2026-07-20T11:08:00Z">
          <w:r w:rsidR="00126EBA" w:rsidRPr="00126EBA" w:rsidDel="006C0F08">
            <w:fldChar w:fldCharType="end"/>
          </w:r>
        </w:del>
      </w:ins>
      <w:ins w:id="712" w:author="Adam Beatty" w:date="2026-07-19T22:45:00Z">
        <w:del w:id="713" w:author="Adam Beatty" w:date="2026-07-20T12:08:00Z" w16du:dateUtc="2026-07-20T11:08:00Z">
          <w:r w:rsidR="00126EBA" w:rsidRPr="00126EBA" w:rsidDel="006C0F08">
            <w:delText>, accessed June 24, 2026.</w:delText>
          </w:r>
        </w:del>
      </w:ins>
      <w:del w:id="714" w:author="Adam Beatty" w:date="2026-07-20T12:08:00Z" w16du:dateUtc="2026-07-20T11:08:00Z">
        <w:r w:rsidRPr="0002433E" w:rsidDel="006C0F08">
          <w:delText xml:space="preserve"> (Minister for Defence). Contribution to Written Answers. Dáil Éireann Debates, Vol. 606, No. 2, 29 September 2005. Dublin: Houses of the Oireachtas, 2005. Available at: https://www.oireachtas.ie/en/debates/debate/dail/2005-09-29/37/ (accessed 24 June 2026).</w:delText>
        </w:r>
      </w:del>
    </w:p>
    <w:p w14:paraId="510B26DF" w14:textId="77777777" w:rsidR="00BA458A" w:rsidDel="006C0F08" w:rsidRDefault="00BA458A" w:rsidP="00BA458A">
      <w:pPr>
        <w:pStyle w:val="FootnoteText"/>
        <w:rPr>
          <w:del w:id="715" w:author="Adam Beatty" w:date="2026-07-20T12:08:00Z" w16du:dateUtc="2026-07-20T11:08:00Z"/>
        </w:rPr>
      </w:pPr>
    </w:p>
    <w:p w14:paraId="33DF2B34" w14:textId="77777777" w:rsidR="00BA458A" w:rsidDel="006C0F08" w:rsidRDefault="00BA458A" w:rsidP="00BA458A">
      <w:pPr>
        <w:pStyle w:val="FootnoteText"/>
        <w:rPr>
          <w:del w:id="716" w:author="Adam Beatty" w:date="2026-07-20T12:08:00Z" w16du:dateUtc="2026-07-20T11:08:00Z"/>
        </w:rPr>
      </w:pPr>
    </w:p>
    <w:p w14:paraId="13893CD7" w14:textId="77777777" w:rsidR="00BA458A" w:rsidDel="006C0F08" w:rsidRDefault="00BA458A" w:rsidP="00BA458A">
      <w:pPr>
        <w:pStyle w:val="FootnoteText"/>
        <w:rPr>
          <w:del w:id="717" w:author="Adam Beatty" w:date="2026-07-20T12:08:00Z" w16du:dateUtc="2026-07-20T11:08:00Z"/>
        </w:rPr>
      </w:pPr>
    </w:p>
    <w:p w14:paraId="12EFBA82" w14:textId="77777777" w:rsidR="00BA458A" w:rsidDel="006C0F08" w:rsidRDefault="00BA458A" w:rsidP="00BA458A">
      <w:pPr>
        <w:pStyle w:val="FootnoteText"/>
        <w:rPr>
          <w:del w:id="718" w:author="Adam Beatty" w:date="2026-07-20T12:08:00Z" w16du:dateUtc="2026-07-20T11:08:00Z"/>
        </w:rPr>
      </w:pPr>
    </w:p>
    <w:p w14:paraId="11D2BBC3" w14:textId="77777777" w:rsidR="00BA458A" w:rsidDel="006C0F08" w:rsidRDefault="00BA458A" w:rsidP="00BA458A">
      <w:pPr>
        <w:pStyle w:val="FootnoteText"/>
        <w:rPr>
          <w:del w:id="719" w:author="Adam Beatty" w:date="2026-07-20T12:08:00Z" w16du:dateUtc="2026-07-20T11:08:00Z"/>
        </w:rPr>
      </w:pPr>
    </w:p>
    <w:p w14:paraId="5C79D399" w14:textId="77777777" w:rsidR="00BA458A" w:rsidDel="006C0F08" w:rsidRDefault="00BA458A" w:rsidP="00BA458A">
      <w:pPr>
        <w:pStyle w:val="FootnoteText"/>
        <w:rPr>
          <w:del w:id="720" w:author="Adam Beatty" w:date="2026-07-20T12:08:00Z" w16du:dateUtc="2026-07-20T11:08:00Z"/>
        </w:rPr>
      </w:pPr>
    </w:p>
    <w:p w14:paraId="48B7716B" w14:textId="77777777" w:rsidR="00BA458A" w:rsidRPr="001C75AE" w:rsidDel="006C0F08" w:rsidRDefault="00BA458A" w:rsidP="00BA458A">
      <w:pPr>
        <w:rPr>
          <w:del w:id="721" w:author="Adam Beatty" w:date="2026-07-20T12:08:00Z" w16du:dateUtc="2026-07-20T11:08:00Z"/>
          <w:highlight w:val="yellow"/>
        </w:rPr>
      </w:pPr>
      <w:del w:id="722" w:author="Adam Beatty" w:date="2026-07-20T12:08:00Z" w16du:dateUtc="2026-07-20T11:08:00Z">
        <w:r w:rsidRPr="001C75AE" w:rsidDel="006C0F08">
          <w:rPr>
            <w:highlight w:val="yellow"/>
          </w:rPr>
          <w:delText xml:space="preserve">Need access to this janes article: </w:delText>
        </w:r>
        <w:r w:rsidDel="006C0F08">
          <w:fldChar w:fldCharType="begin"/>
        </w:r>
        <w:r w:rsidDel="006C0F08">
          <w:delInstrText>HYPERLINK "https://www.janes.com/defence-intelligence-insights/defence-news/air/french-army-restructures-its-infantry-battalions"</w:delInstrText>
        </w:r>
        <w:r w:rsidDel="006C0F08">
          <w:fldChar w:fldCharType="separate"/>
        </w:r>
        <w:r w:rsidRPr="001C75AE" w:rsidDel="006C0F08">
          <w:rPr>
            <w:rStyle w:val="Hyperlink"/>
            <w:highlight w:val="yellow"/>
          </w:rPr>
          <w:delText>https://www.janes.com/defence-intelligence-insights/defence-news/air/french-army-restructures-its-infantry-battalions</w:delText>
        </w:r>
        <w:r w:rsidDel="006C0F08">
          <w:fldChar w:fldCharType="end"/>
        </w:r>
      </w:del>
    </w:p>
    <w:p w14:paraId="4086F1BC" w14:textId="77777777" w:rsidR="00BA458A" w:rsidRPr="00803FC3" w:rsidDel="006C0F08" w:rsidRDefault="00BA458A" w:rsidP="00BA458A">
      <w:pPr>
        <w:rPr>
          <w:del w:id="723" w:author="Adam Beatty" w:date="2026-07-20T12:08:00Z" w16du:dateUtc="2026-07-20T11:08:00Z"/>
        </w:rPr>
      </w:pPr>
      <w:del w:id="724" w:author="Adam Beatty" w:date="2026-07-20T12:08:00Z" w16du:dateUtc="2026-07-20T11:08:00Z">
        <w:r w:rsidRPr="001C75AE" w:rsidDel="006C0F08">
          <w:rPr>
            <w:highlight w:val="yellow"/>
          </w:rPr>
          <w:delText>need access to this janes article: https://www.janes.com/defence-intelligence-insights/defence-news/weapons/italian-army-improves-infantry-equipment-restructures-units</w:delText>
        </w:r>
      </w:del>
    </w:p>
    <w:p w14:paraId="13F4874D" w14:textId="77777777" w:rsidR="00BA458A" w:rsidRPr="001D0016" w:rsidDel="006C0F08" w:rsidRDefault="00BA458A" w:rsidP="00BA458A">
      <w:pPr>
        <w:rPr>
          <w:del w:id="725" w:author="Adam Beatty" w:date="2026-07-20T12:08:00Z" w16du:dateUtc="2026-07-20T11:08:00Z"/>
        </w:rPr>
      </w:pPr>
      <w:del w:id="726" w:author="Adam Beatty" w:date="2026-07-20T12:08:00Z" w16du:dateUtc="2026-07-20T11:08:00Z">
        <w:r w:rsidRPr="001D0016" w:rsidDel="006C0F08">
          <w:rPr>
            <w:highlight w:val="yellow"/>
          </w:rPr>
          <w:delText xml:space="preserve"> I will reference TM 201 as proof that doctrine hasn’t changed. However, I think I want to cite paragraph 0202 “The fundamental role of the infantry man/woman has changed little over recent centuries: their tasks are still to close with and destroy the enemy or force them to surrender, to seize and hold terrain, to dominate and control close country and finally, to carry out close surveillance”. Then we can say that the first task – their most important – cannot be achieved without substantial review of the doctrine, organisation, training, leadership, materiel,</w:delText>
        </w:r>
        <w:r w:rsidDel="006C0F08">
          <w:delText xml:space="preserve"> </w:delText>
        </w:r>
      </w:del>
    </w:p>
    <w:p w14:paraId="26F74BD2" w14:textId="77777777" w:rsidR="00BA458A" w:rsidDel="006C0F08" w:rsidRDefault="00BA458A" w:rsidP="00BA458A">
      <w:pPr>
        <w:pStyle w:val="FootnoteText"/>
        <w:rPr>
          <w:del w:id="727" w:author="Adam Beatty" w:date="2026-07-20T12:08:00Z" w16du:dateUtc="2026-07-20T11:08:00Z"/>
        </w:rPr>
      </w:pPr>
    </w:p>
  </w:footnote>
  <w:footnote w:id="77">
    <w:p w14:paraId="60474D84" w14:textId="0C51274E" w:rsidR="005B2D72" w:rsidDel="00D5208F" w:rsidRDefault="005B2D72" w:rsidP="005B2D72">
      <w:pPr>
        <w:pStyle w:val="FootnoteText"/>
        <w:rPr>
          <w:del w:id="758" w:author="Adam Beatty" w:date="2026-07-20T11:01:00Z" w16du:dateUtc="2026-07-20T10:01:00Z"/>
        </w:rPr>
      </w:pPr>
      <w:del w:id="759" w:author="Adam Beatty" w:date="2026-07-20T11:01:00Z" w16du:dateUtc="2026-07-20T10:01:00Z">
        <w:r w:rsidDel="00D5208F">
          <w:rPr>
            <w:rStyle w:val="FootnoteReference"/>
          </w:rPr>
          <w:footnoteRef/>
        </w:r>
        <w:r w:rsidDel="00D5208F">
          <w:delText xml:space="preserve"> </w:delText>
        </w:r>
      </w:del>
      <w:ins w:id="760" w:author="Adam Beatty" w:date="2026-07-19T12:03:00Z">
        <w:del w:id="761" w:author="Adam Beatty" w:date="2026-07-20T11:01:00Z" w16du:dateUtc="2026-07-20T10:01:00Z">
          <w:r w:rsidR="00C50C20" w:rsidRPr="00C50C20" w:rsidDel="00D5208F">
            <w:delText xml:space="preserve">Commission on the Defence Forces, </w:delText>
          </w:r>
          <w:r w:rsidR="00C50C20" w:rsidRPr="00C50C20" w:rsidDel="00D5208F">
            <w:rPr>
              <w:i/>
              <w:iCs/>
            </w:rPr>
            <w:delText>Report of the Commission on the Defence Forces</w:delText>
          </w:r>
          <w:r w:rsidR="00C50C20" w:rsidRPr="00C50C20" w:rsidDel="00D5208F">
            <w:delText xml:space="preserve"> (Dublin: Government of Ireland, February 2022), 44, </w:delText>
          </w:r>
          <w:r w:rsidR="00C50C20" w:rsidRPr="00C50C20" w:rsidDel="00D5208F">
            <w:fldChar w:fldCharType="begin"/>
          </w:r>
          <w:r w:rsidR="00C50C20" w:rsidRPr="00C50C20" w:rsidDel="00D5208F">
            <w:delInstrText>HYPERLINK "https://assets.gov.ie/static/documents/report-of-the-commission-on-the-defence-forces.pdf"</w:delInstrText>
          </w:r>
          <w:r w:rsidR="00C50C20" w:rsidRPr="00C50C20" w:rsidDel="00D5208F">
            <w:fldChar w:fldCharType="separate"/>
          </w:r>
          <w:r w:rsidR="00C50C20" w:rsidRPr="00C50C20" w:rsidDel="00D5208F">
            <w:rPr>
              <w:rStyle w:val="Hyperlink"/>
            </w:rPr>
            <w:delText>https://assets.gov.ie/static/documents/report-of-the-commission-on-the-defence-forces.pdf</w:delText>
          </w:r>
        </w:del>
      </w:ins>
      <w:ins w:id="762" w:author="Adam Beatty" w:date="2026-07-19T12:03:00Z" w16du:dateUtc="2026-07-19T11:03:00Z">
        <w:del w:id="763" w:author="Adam Beatty" w:date="2026-07-20T11:01:00Z" w16du:dateUtc="2026-07-20T10:01:00Z">
          <w:r w:rsidR="00C50C20" w:rsidRPr="00C50C20" w:rsidDel="00D5208F">
            <w:fldChar w:fldCharType="end"/>
          </w:r>
        </w:del>
      </w:ins>
      <w:ins w:id="764" w:author="Adam Beatty" w:date="2026-07-19T12:03:00Z">
        <w:del w:id="765" w:author="Adam Beatty" w:date="2026-07-20T11:01:00Z" w16du:dateUtc="2026-07-20T10:01:00Z">
          <w:r w:rsidR="00C50C20" w:rsidRPr="00C50C20" w:rsidDel="00D5208F">
            <w:delText xml:space="preserve">, accessed 10 January 2026; Mick Ryan and Clint Hinote, "Uncrewed Systems and the Transformation of the U.S. Warfighting Capacity," </w:delText>
          </w:r>
          <w:r w:rsidR="00C50C20" w:rsidRPr="00C50C20" w:rsidDel="00D5208F">
            <w:rPr>
              <w:i/>
              <w:iCs/>
            </w:rPr>
            <w:delText>War on the Rocks</w:delText>
          </w:r>
          <w:r w:rsidR="00C50C20" w:rsidRPr="00C50C20" w:rsidDel="00D5208F">
            <w:delText xml:space="preserve">, February 2024, </w:delText>
          </w:r>
          <w:r w:rsidR="00C50C20" w:rsidRPr="00C50C20" w:rsidDel="00D5208F">
            <w:fldChar w:fldCharType="begin"/>
          </w:r>
          <w:r w:rsidR="00C50C20" w:rsidRPr="00C50C20" w:rsidDel="00D5208F">
            <w:delInstrText>HYPERLINK "https://warontherocks.com/uncrewed-systems-and-the-transformation-of-u-s-warfighting-capacity/"</w:delInstrText>
          </w:r>
          <w:r w:rsidR="00C50C20" w:rsidRPr="00C50C20" w:rsidDel="00D5208F">
            <w:fldChar w:fldCharType="separate"/>
          </w:r>
          <w:r w:rsidR="00C50C20" w:rsidRPr="00C50C20" w:rsidDel="00D5208F">
            <w:rPr>
              <w:rStyle w:val="Hyperlink"/>
            </w:rPr>
            <w:delText>https://warontherocks.com/uncrewed-systems-and-the-transformation-of-u-s-warfighting-capacity/</w:delText>
          </w:r>
        </w:del>
      </w:ins>
      <w:ins w:id="766" w:author="Adam Beatty" w:date="2026-07-19T12:03:00Z" w16du:dateUtc="2026-07-19T11:03:00Z">
        <w:del w:id="767" w:author="Adam Beatty" w:date="2026-07-20T11:01:00Z" w16du:dateUtc="2026-07-20T10:01:00Z">
          <w:r w:rsidR="00C50C20" w:rsidRPr="00C50C20" w:rsidDel="00D5208F">
            <w:fldChar w:fldCharType="end"/>
          </w:r>
        </w:del>
      </w:ins>
      <w:ins w:id="768" w:author="Adam Beatty" w:date="2026-07-19T12:03:00Z">
        <w:del w:id="769" w:author="Adam Beatty" w:date="2026-07-20T11:01:00Z" w16du:dateUtc="2026-07-20T10:01:00Z">
          <w:r w:rsidR="00C50C20" w:rsidRPr="00C50C20" w:rsidDel="00D5208F">
            <w:delText xml:space="preserve">, accessed 6 July 2026; Dominika Kunertova, </w:delText>
          </w:r>
          <w:r w:rsidR="00C50C20" w:rsidRPr="00C50C20" w:rsidDel="00D5208F">
            <w:rPr>
              <w:i/>
              <w:iCs/>
            </w:rPr>
            <w:delText>Learning from the Ukrainian Battlefield: Tomorrow's Drone Warfare, Today's Innovation Challenge</w:delText>
          </w:r>
          <w:r w:rsidR="00C50C20" w:rsidRPr="00C50C20" w:rsidDel="00D5208F">
            <w:delText xml:space="preserve"> (Zürich: Center for Security Studies, ETH Zürich, August 2024), </w:delText>
          </w:r>
          <w:r w:rsidR="00C50C20" w:rsidRPr="00C50C20" w:rsidDel="00D5208F">
            <w:fldChar w:fldCharType="begin"/>
          </w:r>
          <w:r w:rsidR="00C50C20" w:rsidRPr="00C50C20" w:rsidDel="00D5208F">
            <w:delInstrText>HYPERLINK "https://css.ethz.ch/content/dam/ethz/special-interest/gess/cis/center-for-securities-studies/pdfs/CSS_Study_2024_Learning_from%20the_Ukrainian_Battlefield.pdf"</w:delInstrText>
          </w:r>
          <w:r w:rsidR="00C50C20" w:rsidRPr="00C50C20" w:rsidDel="00D5208F">
            <w:fldChar w:fldCharType="separate"/>
          </w:r>
          <w:r w:rsidR="00C50C20" w:rsidRPr="00C50C20" w:rsidDel="00D5208F">
            <w:rPr>
              <w:rStyle w:val="Hyperlink"/>
            </w:rPr>
            <w:delText>https://css.ethz.ch/content/dam/ethz/special-interest/gess/cis/center-for-securities-studies/pdfs/CSS_Study_2024_Learning_from%20the_Ukrainian_Battlefield.pdf</w:delText>
          </w:r>
        </w:del>
      </w:ins>
      <w:ins w:id="770" w:author="Adam Beatty" w:date="2026-07-19T12:03:00Z" w16du:dateUtc="2026-07-19T11:03:00Z">
        <w:del w:id="771" w:author="Adam Beatty" w:date="2026-07-20T11:01:00Z" w16du:dateUtc="2026-07-20T10:01:00Z">
          <w:r w:rsidR="00C50C20" w:rsidRPr="00C50C20" w:rsidDel="00D5208F">
            <w:fldChar w:fldCharType="end"/>
          </w:r>
        </w:del>
      </w:ins>
      <w:ins w:id="772" w:author="Adam Beatty" w:date="2026-07-19T12:03:00Z">
        <w:del w:id="773" w:author="Adam Beatty" w:date="2026-07-20T11:01:00Z" w16du:dateUtc="2026-07-20T10:01:00Z">
          <w:r w:rsidR="00C50C20" w:rsidRPr="00C50C20" w:rsidDel="00D5208F">
            <w:delText>, accessed 17 March 2026.</w:delText>
          </w:r>
        </w:del>
      </w:ins>
      <w:del w:id="774" w:author="Adam Beatty" w:date="2026-07-20T11:01:00Z" w16du:dateUtc="2026-07-20T10:01:00Z">
        <w:r w:rsidDel="00D5208F">
          <w:delText xml:space="preserve">Mick Ryan and Clint Hinote. ‘Uncrewed Systems and the Transformation of the U.S. Warfighting Capacity’. War on the Rocks. February 2024. </w:delText>
        </w:r>
        <w:r w:rsidDel="00D5208F">
          <w:fldChar w:fldCharType="begin"/>
        </w:r>
        <w:r w:rsidDel="00D5208F">
          <w:delInstrText>HYPERLINK "https://warontherosks.com/uncrewed-systems-and-the-transformation-of-u-s-warfighting-capacity/"</w:delInstrText>
        </w:r>
        <w:r w:rsidDel="00D5208F">
          <w:fldChar w:fldCharType="separate"/>
        </w:r>
        <w:r w:rsidRPr="00045FE5" w:rsidDel="00D5208F">
          <w:rPr>
            <w:rStyle w:val="Hyperlink"/>
          </w:rPr>
          <w:delText>https://warontherosks.com/uncrewed-systems-and-the-transformation-of-u-s-warfighting-capacity/</w:delText>
        </w:r>
        <w:r w:rsidDel="00D5208F">
          <w:fldChar w:fldCharType="end"/>
        </w:r>
        <w:r w:rsidDel="00D5208F">
          <w:delText xml:space="preserve">. Accessed 06 July 2026. </w:delText>
        </w:r>
      </w:del>
    </w:p>
  </w:footnote>
  <w:footnote w:id="78">
    <w:p w14:paraId="2A75BA6A" w14:textId="3098A212" w:rsidR="005B2D72" w:rsidRPr="004042A2" w:rsidDel="00D5208F" w:rsidRDefault="005B2D72" w:rsidP="005B2D72">
      <w:pPr>
        <w:pStyle w:val="FootnoteText"/>
        <w:ind w:right="-1180"/>
        <w:rPr>
          <w:del w:id="777" w:author="Adam Beatty" w:date="2026-07-20T11:01:00Z" w16du:dateUtc="2026-07-20T10:01:00Z"/>
          <w:lang w:val="en-GB"/>
        </w:rPr>
      </w:pPr>
      <w:del w:id="778" w:author="Adam Beatty" w:date="2026-07-20T11:01:00Z" w16du:dateUtc="2026-07-20T10:01:00Z">
        <w:r w:rsidDel="00D5208F">
          <w:rPr>
            <w:rStyle w:val="FootnoteReference"/>
          </w:rPr>
          <w:footnoteRef/>
        </w:r>
        <w:r w:rsidDel="00D5208F">
          <w:delText xml:space="preserve"> </w:delText>
        </w:r>
      </w:del>
      <w:ins w:id="779" w:author="Adam Beatty" w:date="2026-07-19T12:05:00Z">
        <w:del w:id="780" w:author="Adam Beatty" w:date="2026-07-20T11:01:00Z" w16du:dateUtc="2026-07-20T10:01:00Z">
          <w:r w:rsidR="00A02212" w:rsidRPr="00A02212" w:rsidDel="00D5208F">
            <w:delText xml:space="preserve">Barry R. Posen, </w:delText>
          </w:r>
          <w:r w:rsidR="00A02212" w:rsidRPr="00A02212" w:rsidDel="00D5208F">
            <w:rPr>
              <w:i/>
              <w:iCs/>
            </w:rPr>
            <w:delText>The Sources of Military Doctrine: France, Britain, and Germany between the World Wars</w:delText>
          </w:r>
          <w:r w:rsidR="00A02212" w:rsidRPr="00A02212" w:rsidDel="00D5208F">
            <w:delText xml:space="preserve"> (Ithaca, NY: Cornell University Press, 1984), </w:delText>
          </w:r>
          <w:r w:rsidR="00A02212" w:rsidRPr="00A02212" w:rsidDel="00D5208F">
            <w:fldChar w:fldCharType="begin"/>
          </w:r>
          <w:r w:rsidR="00A02212" w:rsidRPr="00A02212" w:rsidDel="00D5208F">
            <w:delInstrText>HYPERLINK "https://www.jstor.org/stable/10.7591/j.ctt1287fp3"</w:delInstrText>
          </w:r>
          <w:r w:rsidR="00A02212" w:rsidRPr="00A02212" w:rsidDel="00D5208F">
            <w:fldChar w:fldCharType="separate"/>
          </w:r>
          <w:r w:rsidR="00A02212" w:rsidRPr="00A02212" w:rsidDel="00D5208F">
            <w:rPr>
              <w:rStyle w:val="Hyperlink"/>
            </w:rPr>
            <w:delText>https://www.jstor.org/stable/10.7591/j.ctt1287fp3</w:delText>
          </w:r>
        </w:del>
      </w:ins>
      <w:ins w:id="781" w:author="Adam Beatty" w:date="2026-07-19T12:05:00Z" w16du:dateUtc="2026-07-19T11:05:00Z">
        <w:del w:id="782" w:author="Adam Beatty" w:date="2026-07-20T11:01:00Z" w16du:dateUtc="2026-07-20T10:01:00Z">
          <w:r w:rsidR="00A02212" w:rsidRPr="00A02212" w:rsidDel="00D5208F">
            <w:fldChar w:fldCharType="end"/>
          </w:r>
        </w:del>
      </w:ins>
      <w:ins w:id="783" w:author="Adam Beatty" w:date="2026-07-19T12:05:00Z">
        <w:del w:id="784" w:author="Adam Beatty" w:date="2026-07-20T11:01:00Z" w16du:dateUtc="2026-07-20T10:01:00Z">
          <w:r w:rsidR="00A02212" w:rsidRPr="00A02212" w:rsidDel="00D5208F">
            <w:delText xml:space="preserve">, accessed 18 July 2026; Andrew F. Krepinevich, "Cavalry to Computer: The Pattern of Military Revolutions," </w:delText>
          </w:r>
          <w:r w:rsidR="00A02212" w:rsidRPr="00A02212" w:rsidDel="00D5208F">
            <w:rPr>
              <w:i/>
              <w:iCs/>
            </w:rPr>
            <w:delText>The National Interest</w:delText>
          </w:r>
          <w:r w:rsidR="00A02212" w:rsidRPr="00A02212" w:rsidDel="00D5208F">
            <w:delText xml:space="preserve"> 37 (1994): 30–42, </w:delText>
          </w:r>
          <w:r w:rsidR="00A02212" w:rsidRPr="00A02212" w:rsidDel="00D5208F">
            <w:fldChar w:fldCharType="begin"/>
          </w:r>
          <w:r w:rsidR="00A02212" w:rsidRPr="00A02212" w:rsidDel="00D5208F">
            <w:delInstrText>HYPERLINK "http://www.jstor.org/stable/42896863"</w:delInstrText>
          </w:r>
          <w:r w:rsidR="00A02212" w:rsidRPr="00A02212" w:rsidDel="00D5208F">
            <w:fldChar w:fldCharType="separate"/>
          </w:r>
          <w:r w:rsidR="00A02212" w:rsidRPr="00A02212" w:rsidDel="00D5208F">
            <w:rPr>
              <w:rStyle w:val="Hyperlink"/>
            </w:rPr>
            <w:delText>http://www.jstor.org/stable/42896863</w:delText>
          </w:r>
        </w:del>
      </w:ins>
      <w:ins w:id="785" w:author="Adam Beatty" w:date="2026-07-19T12:05:00Z" w16du:dateUtc="2026-07-19T11:05:00Z">
        <w:del w:id="786" w:author="Adam Beatty" w:date="2026-07-20T11:01:00Z" w16du:dateUtc="2026-07-20T10:01:00Z">
          <w:r w:rsidR="00A02212" w:rsidRPr="00A02212" w:rsidDel="00D5208F">
            <w:fldChar w:fldCharType="end"/>
          </w:r>
        </w:del>
      </w:ins>
      <w:ins w:id="787" w:author="Adam Beatty" w:date="2026-07-19T12:05:00Z">
        <w:del w:id="788" w:author="Adam Beatty" w:date="2026-07-20T11:01:00Z" w16du:dateUtc="2026-07-20T10:01:00Z">
          <w:r w:rsidR="00A02212" w:rsidRPr="00A02212" w:rsidDel="00D5208F">
            <w:delText xml:space="preserve">, accessed 2 September 2025; Richard Betts, "The Downside of the Cutting Edge," </w:delText>
          </w:r>
          <w:r w:rsidR="00A02212" w:rsidRPr="00A02212" w:rsidDel="00D5208F">
            <w:rPr>
              <w:i/>
              <w:iCs/>
            </w:rPr>
            <w:delText>The National Interest</w:delText>
          </w:r>
          <w:r w:rsidR="00A02212" w:rsidRPr="00A02212" w:rsidDel="00D5208F">
            <w:delText xml:space="preserve"> 45 (1996): 80–83, </w:delText>
          </w:r>
          <w:r w:rsidR="00A02212" w:rsidRPr="00A02212" w:rsidDel="00D5208F">
            <w:fldChar w:fldCharType="begin"/>
          </w:r>
          <w:r w:rsidR="00A02212" w:rsidRPr="00A02212" w:rsidDel="00D5208F">
            <w:delInstrText>HYPERLINK "https://link.gale.com/apps/doc/A18827115/AONE"</w:delInstrText>
          </w:r>
          <w:r w:rsidR="00A02212" w:rsidRPr="00A02212" w:rsidDel="00D5208F">
            <w:fldChar w:fldCharType="separate"/>
          </w:r>
          <w:r w:rsidR="00A02212" w:rsidRPr="00A02212" w:rsidDel="00D5208F">
            <w:rPr>
              <w:rStyle w:val="Hyperlink"/>
            </w:rPr>
            <w:delText>https://link.gale.com/apps/doc/A18827115/AONE</w:delText>
          </w:r>
        </w:del>
      </w:ins>
      <w:ins w:id="789" w:author="Adam Beatty" w:date="2026-07-19T12:05:00Z" w16du:dateUtc="2026-07-19T11:05:00Z">
        <w:del w:id="790" w:author="Adam Beatty" w:date="2026-07-20T11:01:00Z" w16du:dateUtc="2026-07-20T10:01:00Z">
          <w:r w:rsidR="00A02212" w:rsidRPr="00A02212" w:rsidDel="00D5208F">
            <w:fldChar w:fldCharType="end"/>
          </w:r>
        </w:del>
      </w:ins>
      <w:ins w:id="791" w:author="Adam Beatty" w:date="2026-07-19T12:05:00Z">
        <w:del w:id="792" w:author="Adam Beatty" w:date="2026-07-20T11:01:00Z" w16du:dateUtc="2026-07-20T10:01:00Z">
          <w:r w:rsidR="00A02212" w:rsidRPr="00A02212" w:rsidDel="00D5208F">
            <w:delText>, accessed 12 June 2025.</w:delText>
          </w:r>
        </w:del>
      </w:ins>
      <w:del w:id="793" w:author="Adam Beatty" w:date="2026-07-20T11:01:00Z" w16du:dateUtc="2026-07-20T10:01:00Z">
        <w:r w:rsidDel="00D5208F">
          <w:delText>Barry Posen. ‘The Sources of Military Doctrine’. Cornell University Press. 1984.</w:delText>
        </w:r>
        <w:r w:rsidDel="00D5208F">
          <w:fldChar w:fldCharType="begin"/>
        </w:r>
        <w:r w:rsidDel="00D5208F">
          <w:delInstrText>HYPERLINK "https://www.jstor.org/stable/10.7591/j.ctt1287fp3"</w:delInstrText>
        </w:r>
        <w:r w:rsidDel="00D5208F">
          <w:fldChar w:fldCharType="separate"/>
        </w:r>
        <w:r w:rsidRPr="003F4590" w:rsidDel="00D5208F">
          <w:rPr>
            <w:rStyle w:val="Hyperlink"/>
          </w:rPr>
          <w:delText>https://www.jstor.org/stable/10.7591/j.ctt1287fp3</w:delText>
        </w:r>
        <w:r w:rsidDel="00D5208F">
          <w:fldChar w:fldCharType="end"/>
        </w:r>
        <w:r w:rsidDel="00D5208F">
          <w:delText>. Accessed on 18 July 2026.</w:delText>
        </w:r>
      </w:del>
    </w:p>
  </w:footnote>
  <w:footnote w:id="79">
    <w:p w14:paraId="017D38D9" w14:textId="6F82CC98" w:rsidR="005B2D72" w:rsidRPr="000B2EA9" w:rsidDel="00D5208F" w:rsidRDefault="005B2D72" w:rsidP="005B2D72">
      <w:pPr>
        <w:pStyle w:val="FootnoteText"/>
        <w:rPr>
          <w:del w:id="802" w:author="Adam Beatty" w:date="2026-07-20T11:01:00Z" w16du:dateUtc="2026-07-20T10:01:00Z"/>
          <w:lang w:val="en-GB"/>
        </w:rPr>
      </w:pPr>
      <w:del w:id="803" w:author="Adam Beatty" w:date="2026-07-20T11:01:00Z" w16du:dateUtc="2026-07-20T10:01:00Z">
        <w:r w:rsidDel="00D5208F">
          <w:rPr>
            <w:rStyle w:val="FootnoteReference"/>
          </w:rPr>
          <w:footnoteRef/>
        </w:r>
        <w:r w:rsidDel="00D5208F">
          <w:delText xml:space="preserve"> Eoin McNamara. ‘Ireland’s Defence Deficit’. RUSI. December 2022. </w:delText>
        </w:r>
        <w:r w:rsidDel="00D5208F">
          <w:fldChar w:fldCharType="begin"/>
        </w:r>
        <w:r w:rsidDel="00D5208F">
          <w:delInstrText>HYPERLINK "https://www.rusi.org/explore-our-research/publications/commentary/irelands-defence-deficit"</w:delInstrText>
        </w:r>
        <w:r w:rsidDel="00D5208F">
          <w:fldChar w:fldCharType="separate"/>
        </w:r>
        <w:r w:rsidRPr="003F4590" w:rsidDel="00D5208F">
          <w:rPr>
            <w:rStyle w:val="Hyperlink"/>
          </w:rPr>
          <w:delText>https://www.rusi.org/explore-our-research/publications/commentary/irelands-defence-deficit</w:delText>
        </w:r>
        <w:r w:rsidDel="00D5208F">
          <w:fldChar w:fldCharType="end"/>
        </w:r>
        <w:r w:rsidDel="00D5208F">
          <w:delText xml:space="preserve">. Accessed </w:delText>
        </w:r>
      </w:del>
      <w:ins w:id="804" w:author="Adam Beatty" w:date="2026-07-19T14:40:00Z" w16du:dateUtc="2026-07-19T13:40:00Z">
        <w:del w:id="805" w:author="Adam Beatty" w:date="2026-07-20T11:01:00Z" w16du:dateUtc="2026-07-20T10:01:00Z">
          <w:r w:rsidR="00E77FC2" w:rsidDel="00D5208F">
            <w:delText xml:space="preserve">, accessed </w:delText>
          </w:r>
        </w:del>
      </w:ins>
      <w:del w:id="806" w:author="Adam Beatty" w:date="2026-07-20T11:01:00Z" w16du:dateUtc="2026-07-20T10:01:00Z">
        <w:r w:rsidDel="00D5208F">
          <w:delText xml:space="preserve">14 July 2026. </w:delText>
        </w:r>
      </w:del>
    </w:p>
  </w:footnote>
  <w:footnote w:id="80">
    <w:p w14:paraId="3BFA831F" w14:textId="0EC887B0" w:rsidR="005B2D72" w:rsidRPr="007A65FE" w:rsidDel="00D5208F" w:rsidRDefault="005B2D72" w:rsidP="005B2D72">
      <w:pPr>
        <w:pStyle w:val="FootnoteText"/>
        <w:rPr>
          <w:del w:id="807" w:author="Adam Beatty" w:date="2026-07-20T11:01:00Z" w16du:dateUtc="2026-07-20T10:01:00Z"/>
        </w:rPr>
      </w:pPr>
      <w:del w:id="808" w:author="Adam Beatty" w:date="2026-07-20T11:01:00Z" w16du:dateUtc="2026-07-20T10:01:00Z">
        <w:r w:rsidDel="00D5208F">
          <w:rPr>
            <w:rStyle w:val="FootnoteReference"/>
          </w:rPr>
          <w:footnoteRef/>
        </w:r>
        <w:r w:rsidDel="00D5208F">
          <w:delText xml:space="preserve"> </w:delText>
        </w:r>
      </w:del>
      <w:ins w:id="809" w:author="Adam Beatty" w:date="2026-07-19T12:13:00Z">
        <w:del w:id="810" w:author="Adam Beatty" w:date="2026-07-20T11:01:00Z" w16du:dateUtc="2026-07-20T10:01:00Z">
          <w:r w:rsidR="00834A58" w:rsidRPr="00834A58" w:rsidDel="00D5208F">
            <w:delText xml:space="preserve">David Kirichenko, "How Ukrainian Soldiers Are Building Their Own Battle Robots," </w:delText>
          </w:r>
          <w:r w:rsidR="00834A58" w:rsidRPr="00834A58" w:rsidDel="00D5208F">
            <w:rPr>
              <w:i/>
              <w:iCs/>
            </w:rPr>
            <w:delText>Forbes</w:delText>
          </w:r>
          <w:r w:rsidR="00834A58" w:rsidRPr="00834A58" w:rsidDel="00D5208F">
            <w:delText xml:space="preserve">, September 4, 2025, </w:delText>
          </w:r>
          <w:r w:rsidR="00834A58" w:rsidRPr="00834A58" w:rsidDel="00D5208F">
            <w:fldChar w:fldCharType="begin"/>
          </w:r>
          <w:r w:rsidR="00834A58" w:rsidRPr="00834A58" w:rsidDel="00D5208F">
            <w:delInstrText>HYPERLINK "https://www.forbes.com/sites/davidkirichenko/2025/09/04/how-ukrainian-soldiers-are-building-their-own-battle-robots/"</w:delInstrText>
          </w:r>
          <w:r w:rsidR="00834A58" w:rsidRPr="00834A58" w:rsidDel="00D5208F">
            <w:fldChar w:fldCharType="separate"/>
          </w:r>
          <w:r w:rsidR="00834A58" w:rsidRPr="00834A58" w:rsidDel="00D5208F">
            <w:rPr>
              <w:rStyle w:val="Hyperlink"/>
            </w:rPr>
            <w:delText>https://www.forbes.com/sites/davidkirichenko/2025/09/04/how-ukrainian-soldiers-are-building-their-own-battle-robots/</w:delText>
          </w:r>
        </w:del>
      </w:ins>
      <w:ins w:id="811" w:author="Adam Beatty" w:date="2026-07-19T12:13:00Z" w16du:dateUtc="2026-07-19T11:13:00Z">
        <w:del w:id="812" w:author="Adam Beatty" w:date="2026-07-20T11:01:00Z" w16du:dateUtc="2026-07-20T10:01:00Z">
          <w:r w:rsidR="00834A58" w:rsidRPr="00834A58" w:rsidDel="00D5208F">
            <w:fldChar w:fldCharType="end"/>
          </w:r>
        </w:del>
      </w:ins>
      <w:ins w:id="813" w:author="Adam Beatty" w:date="2026-07-19T12:13:00Z">
        <w:del w:id="814" w:author="Adam Beatty" w:date="2026-07-20T11:01:00Z" w16du:dateUtc="2026-07-20T10:01:00Z">
          <w:r w:rsidR="00834A58" w:rsidRPr="00834A58" w:rsidDel="00D5208F">
            <w:delText>, accessed 1 April 2026.</w:delText>
          </w:r>
        </w:del>
      </w:ins>
      <w:del w:id="815" w:author="Adam Beatty" w:date="2026-07-20T11:01:00Z" w16du:dateUtc="2026-07-20T10:01:00Z">
        <w:r w:rsidDel="00D5208F">
          <w:delText>David Kirichenko. ‘Ukraine’s robot army will be crucial in 2026 but drones can’t replace infantry’. January 2026.</w:delText>
        </w:r>
        <w:r w:rsidRPr="007A65FE" w:rsidDel="00D5208F">
          <w:delText xml:space="preserve"> </w:delText>
        </w:r>
        <w:r w:rsidDel="00D5208F">
          <w:fldChar w:fldCharType="begin"/>
        </w:r>
        <w:r w:rsidDel="00D5208F">
          <w:delInstrText>HYPERLINK "https://www.atlanticcouncil.org/blogs/ukrainealert/ukraines-robot-army-will-be-crucial-in-2026-but-drones-cant-replace-infantry/"</w:delInstrText>
        </w:r>
        <w:r w:rsidDel="00D5208F">
          <w:fldChar w:fldCharType="separate"/>
        </w:r>
        <w:r w:rsidRPr="003F4590" w:rsidDel="00D5208F">
          <w:rPr>
            <w:rStyle w:val="Hyperlink"/>
          </w:rPr>
          <w:delText>https://www.atlanticcouncil.org/blogs/ukrainealert/ukraines-robot-army-will-be-crucial-in-2026-but-drones-cant-replace-infantry/</w:delText>
        </w:r>
        <w:r w:rsidDel="00D5208F">
          <w:fldChar w:fldCharType="end"/>
        </w:r>
        <w:r w:rsidDel="00D5208F">
          <w:delText>. Accessed 15 July 2026.</w:delText>
        </w:r>
      </w:del>
    </w:p>
  </w:footnote>
  <w:footnote w:id="81">
    <w:p w14:paraId="14850F23" w14:textId="03E27AB3" w:rsidR="005B2D72" w:rsidRPr="00997051" w:rsidDel="00D5208F" w:rsidRDefault="005B2D72" w:rsidP="005B2D72">
      <w:pPr>
        <w:pStyle w:val="FootnoteText"/>
        <w:rPr>
          <w:del w:id="818" w:author="Adam Beatty" w:date="2026-07-20T11:01:00Z" w16du:dateUtc="2026-07-20T10:01:00Z"/>
          <w:lang w:val="en-GB"/>
        </w:rPr>
      </w:pPr>
      <w:del w:id="819" w:author="Adam Beatty" w:date="2026-07-20T11:01:00Z" w16du:dateUtc="2026-07-20T10:01:00Z">
        <w:r w:rsidDel="00D5208F">
          <w:rPr>
            <w:rStyle w:val="FootnoteReference"/>
          </w:rPr>
          <w:footnoteRef/>
        </w:r>
        <w:r w:rsidDel="00D5208F">
          <w:delText xml:space="preserve"> </w:delText>
        </w:r>
      </w:del>
      <w:ins w:id="820" w:author="Adam Beatty" w:date="2026-07-19T12:20:00Z" w16du:dateUtc="2026-07-19T11:20:00Z">
        <w:del w:id="821" w:author="Adam Beatty" w:date="2026-07-20T11:01:00Z" w16du:dateUtc="2026-07-20T10:01:00Z">
          <w:r w:rsidR="009C01CF" w:rsidDel="00D5208F">
            <w:delText>Adam</w:delText>
          </w:r>
        </w:del>
      </w:ins>
      <w:ins w:id="822" w:author="Adam Beatty" w:date="2026-07-19T12:20:00Z">
        <w:del w:id="823" w:author="Adam Beatty" w:date="2026-07-20T11:01:00Z" w16du:dateUtc="2026-07-20T10:01:00Z">
          <w:r w:rsidR="00ED0B83" w:rsidRPr="00ED0B83" w:rsidDel="00D5208F">
            <w:delText xml:space="preserve"> Beatty, </w:delText>
          </w:r>
          <w:r w:rsidR="00ED0B83" w:rsidRPr="00ED0B83" w:rsidDel="00D5208F">
            <w:rPr>
              <w:i/>
              <w:iCs/>
            </w:rPr>
            <w:delText>Movement as Exposure</w:delText>
          </w:r>
          <w:r w:rsidR="00ED0B83" w:rsidRPr="00ED0B83" w:rsidDel="00D5208F">
            <w:delText xml:space="preserve">, 63; Kyaw Jaw Sine Marma, "Tech Blitzkrieg: Drone Warfare and the Transformation of Maneuver," </w:delText>
          </w:r>
          <w:r w:rsidR="00ED0B83" w:rsidRPr="00ED0B83" w:rsidDel="00D5208F">
            <w:rPr>
              <w:i/>
              <w:iCs/>
            </w:rPr>
            <w:delText>Modern Diplomacy</w:delText>
          </w:r>
          <w:r w:rsidR="00ED0B83" w:rsidRPr="00ED0B83" w:rsidDel="00D5208F">
            <w:delText xml:space="preserve">, July 16, 2026, </w:delText>
          </w:r>
          <w:r w:rsidR="00ED0B83" w:rsidRPr="00ED0B83" w:rsidDel="00D5208F">
            <w:fldChar w:fldCharType="begin"/>
          </w:r>
          <w:r w:rsidR="00ED0B83" w:rsidRPr="00ED0B83" w:rsidDel="00D5208F">
            <w:delInstrText>HYPERLINK "https://moderndiplomacy.eu/2026/07/16/tech-blitzkrieg-drone-warfare-and-the-transformation-of-maneuver/"</w:delInstrText>
          </w:r>
          <w:r w:rsidR="00ED0B83" w:rsidRPr="00ED0B83" w:rsidDel="00D5208F">
            <w:fldChar w:fldCharType="separate"/>
          </w:r>
          <w:r w:rsidR="00ED0B83" w:rsidRPr="00ED0B83" w:rsidDel="00D5208F">
            <w:rPr>
              <w:rStyle w:val="Hyperlink"/>
            </w:rPr>
            <w:delText>https://moderndiplomacy.eu/2026/07/16/tech-blitzkrieg-drone-warfare-and-the-transformation-of-maneuver/</w:delText>
          </w:r>
        </w:del>
      </w:ins>
      <w:ins w:id="824" w:author="Adam Beatty" w:date="2026-07-19T12:20:00Z" w16du:dateUtc="2026-07-19T11:20:00Z">
        <w:del w:id="825" w:author="Adam Beatty" w:date="2026-07-20T11:01:00Z" w16du:dateUtc="2026-07-20T10:01:00Z">
          <w:r w:rsidR="00ED0B83" w:rsidRPr="00ED0B83" w:rsidDel="00D5208F">
            <w:fldChar w:fldCharType="end"/>
          </w:r>
        </w:del>
      </w:ins>
      <w:ins w:id="826" w:author="Adam Beatty" w:date="2026-07-19T12:20:00Z">
        <w:del w:id="827" w:author="Adam Beatty" w:date="2026-07-20T11:01:00Z" w16du:dateUtc="2026-07-20T10:01:00Z">
          <w:r w:rsidR="00ED0B83" w:rsidRPr="00ED0B83" w:rsidDel="00D5208F">
            <w:delText>, accessed 18 July 2026.</w:delText>
          </w:r>
        </w:del>
      </w:ins>
      <w:del w:id="828" w:author="Adam Beatty" w:date="2026-07-20T11:01:00Z" w16du:dateUtc="2026-07-20T10:01:00Z">
        <w:r w:rsidDel="00D5208F">
          <w:delText xml:space="preserve">Kyaw Jaw Sine Marmw. </w:delText>
        </w:r>
        <w:r w:rsidRPr="00997051" w:rsidDel="00D5208F">
          <w:rPr>
            <w:lang w:val="en-GB"/>
          </w:rPr>
          <w:delText>‘Tech Blitzkrieg: Drone Warfare and the Transformation of</w:delText>
        </w:r>
        <w:r w:rsidDel="00D5208F">
          <w:rPr>
            <w:lang w:val="en-GB"/>
          </w:rPr>
          <w:delText xml:space="preserve"> Maneuver’. Modern Diplomacy. July 2026. </w:delText>
        </w:r>
        <w:r w:rsidDel="00D5208F">
          <w:fldChar w:fldCharType="begin"/>
        </w:r>
        <w:r w:rsidDel="00D5208F">
          <w:delInstrText>HYPERLINK "https://moderndiplomacy.eu/2026/07/16/tech-blitzkrieg-drone-warfare-and-the-transformation-of-maneuver/"</w:delInstrText>
        </w:r>
        <w:r w:rsidDel="00D5208F">
          <w:fldChar w:fldCharType="separate"/>
        </w:r>
        <w:r w:rsidRPr="003F4590" w:rsidDel="00D5208F">
          <w:rPr>
            <w:rStyle w:val="Hyperlink"/>
            <w:lang w:val="en-GB"/>
          </w:rPr>
          <w:delText>https://moderndiplomacy.eu/2026/07/16/tech-blitzkrieg-drone-warfare-and-the-transformation-of-maneuver/</w:delText>
        </w:r>
        <w:r w:rsidDel="00D5208F">
          <w:fldChar w:fldCharType="end"/>
        </w:r>
        <w:r w:rsidDel="00D5208F">
          <w:rPr>
            <w:lang w:val="en-GB"/>
          </w:rPr>
          <w:delText>. Accessed on 18 July 2026.</w:delText>
        </w:r>
      </w:del>
    </w:p>
  </w:footnote>
  <w:footnote w:id="82">
    <w:p w14:paraId="4FA26C9C" w14:textId="179EAB77" w:rsidR="005B2D72" w:rsidDel="00D5208F" w:rsidRDefault="005B2D72" w:rsidP="005B2D72">
      <w:pPr>
        <w:pStyle w:val="FootnoteText"/>
        <w:rPr>
          <w:del w:id="829" w:author="Adam Beatty" w:date="2026-07-20T11:01:00Z" w16du:dateUtc="2026-07-20T10:01:00Z"/>
        </w:rPr>
      </w:pPr>
      <w:del w:id="830" w:author="Adam Beatty" w:date="2026-07-20T11:01:00Z" w16du:dateUtc="2026-07-20T10:01:00Z">
        <w:r w:rsidDel="00D5208F">
          <w:rPr>
            <w:rStyle w:val="FootnoteReference"/>
          </w:rPr>
          <w:footnoteRef/>
        </w:r>
        <w:r w:rsidDel="00D5208F">
          <w:delText xml:space="preserve"> Paul Franklin. ‘Defence Tech is no longer niche </w:delText>
        </w:r>
      </w:del>
      <w:ins w:id="831" w:author="Adam Beatty" w:date="2026-07-19T14:31:00Z" w16du:dateUtc="2026-07-19T13:31:00Z">
        <w:del w:id="832" w:author="Adam Beatty" w:date="2026-07-20T11:01:00Z" w16du:dateUtc="2026-07-20T10:01:00Z">
          <w:r w:rsidR="00C56916" w:rsidDel="00D5208F">
            <w:rPr>
              <w:rFonts w:ascii="Times New Roman" w:hAnsi="Times New Roman" w:cs="Times New Roman"/>
              <w:kern w:val="0"/>
              <w:lang w:eastAsia="en-GB"/>
              <w14:ligatures w14:val="none"/>
            </w:rPr>
            <w:delText>—</w:delText>
          </w:r>
        </w:del>
      </w:ins>
      <w:del w:id="833" w:author="Adam Beatty" w:date="2026-07-20T11:01:00Z" w16du:dateUtc="2026-07-20T10:01:00Z">
        <w:r w:rsidDel="00D5208F">
          <w:delText xml:space="preserve">– it’s institutional’. Primary Markets. June 2026. </w:delText>
        </w:r>
      </w:del>
    </w:p>
    <w:p w14:paraId="252D6DAC" w14:textId="07EFD50A" w:rsidR="005B2D72" w:rsidRPr="004042A2" w:rsidDel="00D5208F" w:rsidRDefault="005B2D72" w:rsidP="005B2D72">
      <w:pPr>
        <w:pStyle w:val="FootnoteText"/>
        <w:rPr>
          <w:del w:id="834" w:author="Adam Beatty" w:date="2026-07-20T11:01:00Z" w16du:dateUtc="2026-07-20T10:01:00Z"/>
          <w:lang w:val="en-GB"/>
        </w:rPr>
      </w:pPr>
      <w:del w:id="835" w:author="Adam Beatty" w:date="2026-07-20T11:01:00Z" w16du:dateUtc="2026-07-20T10:01:00Z">
        <w:r w:rsidDel="00D5208F">
          <w:fldChar w:fldCharType="begin"/>
        </w:r>
        <w:r w:rsidDel="00D5208F">
          <w:delInstrText>HYPERLINK "https://www.primarymarkets.com/defence-tech-is-no-longer-niche-its-institutional/"</w:delInstrText>
        </w:r>
        <w:r w:rsidDel="00D5208F">
          <w:fldChar w:fldCharType="separate"/>
        </w:r>
        <w:r w:rsidRPr="003F4590" w:rsidDel="00D5208F">
          <w:rPr>
            <w:rStyle w:val="Hyperlink"/>
          </w:rPr>
          <w:delText>https://www.primarymarkets.com/defence-tech-is-no-longer-niche-its-institutional/</w:delText>
        </w:r>
        <w:r w:rsidDel="00D5208F">
          <w:fldChar w:fldCharType="end"/>
        </w:r>
        <w:r w:rsidDel="00D5208F">
          <w:delText xml:space="preserve">. Accessed </w:delText>
        </w:r>
      </w:del>
      <w:ins w:id="836" w:author="Adam Beatty" w:date="2026-07-19T14:40:00Z" w16du:dateUtc="2026-07-19T13:40:00Z">
        <w:del w:id="837" w:author="Adam Beatty" w:date="2026-07-20T11:01:00Z" w16du:dateUtc="2026-07-20T10:01:00Z">
          <w:r w:rsidR="00E77FC2" w:rsidDel="00D5208F">
            <w:delText xml:space="preserve">, accessed </w:delText>
          </w:r>
        </w:del>
      </w:ins>
      <w:del w:id="838" w:author="Adam Beatty" w:date="2026-07-20T11:01:00Z" w16du:dateUtc="2026-07-20T10:01:00Z">
        <w:r w:rsidDel="00D5208F">
          <w:delText>on 18 July 2026.</w:delText>
        </w:r>
      </w:del>
    </w:p>
  </w:footnote>
  <w:footnote w:id="83">
    <w:p w14:paraId="5AD52085" w14:textId="333E0FCE" w:rsidR="005B2D72" w:rsidRPr="004042A2" w:rsidDel="00D5208F" w:rsidRDefault="005B2D72" w:rsidP="005B2D72">
      <w:pPr>
        <w:pStyle w:val="FootnoteText"/>
        <w:rPr>
          <w:del w:id="843" w:author="Adam Beatty" w:date="2026-07-20T11:01:00Z" w16du:dateUtc="2026-07-20T10:01:00Z"/>
          <w:lang w:val="en-GB"/>
        </w:rPr>
      </w:pPr>
      <w:del w:id="844" w:author="Adam Beatty" w:date="2026-07-20T11:01:00Z" w16du:dateUtc="2026-07-20T10:01:00Z">
        <w:r w:rsidDel="00D5208F">
          <w:rPr>
            <w:rStyle w:val="FootnoteReference"/>
          </w:rPr>
          <w:footnoteRef/>
        </w:r>
        <w:r w:rsidDel="00D5208F">
          <w:delText xml:space="preserve"> </w:delText>
        </w:r>
      </w:del>
      <w:ins w:id="845" w:author="Adam Beatty" w:date="2026-07-19T12:31:00Z">
        <w:del w:id="846" w:author="Adam Beatty" w:date="2026-07-20T11:01:00Z" w16du:dateUtc="2026-07-20T10:01:00Z">
          <w:r w:rsidR="00E96392" w:rsidRPr="00E96392" w:rsidDel="00D5208F">
            <w:delText xml:space="preserve">Commission on the Defence Forces, </w:delText>
          </w:r>
          <w:r w:rsidR="00E96392" w:rsidRPr="00E96392" w:rsidDel="00D5208F">
            <w:rPr>
              <w:i/>
              <w:iCs/>
            </w:rPr>
            <w:delText>Report of the Commission on the Defence Forces</w:delText>
          </w:r>
          <w:r w:rsidR="00E96392" w:rsidRPr="00E96392" w:rsidDel="00D5208F">
            <w:delText>, 30–33, 44–45.</w:delText>
          </w:r>
        </w:del>
      </w:ins>
      <w:del w:id="847" w:author="Adam Beatty" w:date="2026-07-20T11:01:00Z" w16du:dateUtc="2026-07-20T10:01:00Z">
        <w:r w:rsidDel="00D5208F">
          <w:delText xml:space="preserve">Commission on the Defence Forces. ‘Report of the Commission on the Defence Forces’. February 2022. </w:delText>
        </w:r>
        <w:r w:rsidDel="00D5208F">
          <w:fldChar w:fldCharType="begin"/>
        </w:r>
        <w:r w:rsidDel="00D5208F">
          <w:delInstrText>HYPERLINK "https://www.military.ie/media/0rfpwgrl/report-of-the-commission-on-defence-forces-1.pdf"</w:delInstrText>
        </w:r>
        <w:r w:rsidDel="00D5208F">
          <w:fldChar w:fldCharType="separate"/>
        </w:r>
        <w:r w:rsidDel="00D5208F">
          <w:rPr>
            <w:rStyle w:val="Hyperlink"/>
          </w:rPr>
          <w:delText>https://www.military.ie/media/0rfpwgrl/report-of-the-commission-on-defence-forces-1.pdf</w:delText>
        </w:r>
        <w:r w:rsidDel="00D5208F">
          <w:fldChar w:fldCharType="end"/>
        </w:r>
        <w:r w:rsidDel="00D5208F">
          <w:delText>. Accessed on 17 July 2026.</w:delText>
        </w:r>
      </w:del>
    </w:p>
  </w:footnote>
  <w:footnote w:id="84">
    <w:p w14:paraId="3D4D81A2" w14:textId="16CC90D1" w:rsidR="005B2D72" w:rsidRPr="00F04CE8" w:rsidDel="00D5208F" w:rsidRDefault="005B2D72" w:rsidP="005B2D72">
      <w:pPr>
        <w:rPr>
          <w:del w:id="863" w:author="Adam Beatty" w:date="2026-07-20T11:01:00Z" w16du:dateUtc="2026-07-20T10:01:00Z"/>
        </w:rPr>
      </w:pPr>
      <w:del w:id="864" w:author="Adam Beatty" w:date="2026-07-20T11:01:00Z" w16du:dateUtc="2026-07-20T10:01:00Z">
        <w:r w:rsidDel="00D5208F">
          <w:rPr>
            <w:rStyle w:val="FootnoteReference"/>
          </w:rPr>
          <w:footnoteRef/>
        </w:r>
        <w:r w:rsidDel="00D5208F">
          <w:delText xml:space="preserve"> </w:delText>
        </w:r>
        <w:r w:rsidRPr="003012B8" w:rsidDel="00D5208F">
          <w:rPr>
            <w:sz w:val="20"/>
            <w:szCs w:val="20"/>
          </w:rPr>
          <w:delText xml:space="preserve">NATO. “Innovation and technology adoption”. July 2026. </w:delText>
        </w:r>
      </w:del>
      <w:ins w:id="865" w:author="Adam Beatty" w:date="2026-07-19T14:29:00Z" w16du:dateUtc="2026-07-19T13:29:00Z">
        <w:del w:id="866" w:author="Adam Beatty" w:date="2026-07-20T11:01:00Z" w16du:dateUtc="2026-07-20T10:01:00Z">
          <w:r w:rsidR="00945A11" w:rsidDel="00D5208F">
            <w:rPr>
              <w:sz w:val="20"/>
              <w:szCs w:val="20"/>
            </w:rPr>
            <w:fldChar w:fldCharType="begin"/>
          </w:r>
          <w:r w:rsidR="00945A11" w:rsidDel="00D5208F">
            <w:rPr>
              <w:sz w:val="20"/>
              <w:szCs w:val="20"/>
            </w:rPr>
            <w:delInstrText>HYPERLINK "</w:delInstrText>
          </w:r>
        </w:del>
      </w:ins>
      <w:del w:id="867" w:author="Adam Beatty" w:date="2026-07-20T11:01:00Z" w16du:dateUtc="2026-07-20T10:01:00Z">
        <w:r w:rsidR="00945A11" w:rsidRPr="00945A11" w:rsidDel="00D5208F">
          <w:rPr>
            <w:rPrChange w:id="868" w:author="Adam Beatty" w:date="2026-07-19T14:29:00Z" w16du:dateUtc="2026-07-19T13:29:00Z">
              <w:rPr>
                <w:rStyle w:val="Hyperlink"/>
                <w:sz w:val="20"/>
                <w:szCs w:val="20"/>
              </w:rPr>
            </w:rPrChange>
          </w:rPr>
          <w:delInstrText>https://www.nato.int/en/what-we-do/deterrence-and-defence/emerging-and-disruptive-technologies</w:delInstrText>
        </w:r>
        <w:r w:rsidR="00945A11" w:rsidRPr="003012B8" w:rsidDel="00D5208F">
          <w:rPr>
            <w:sz w:val="20"/>
            <w:szCs w:val="20"/>
          </w:rPr>
          <w:delInstrText>. Accessed 14 July 2026</w:delInstrText>
        </w:r>
      </w:del>
      <w:ins w:id="869" w:author="Adam Beatty" w:date="2026-07-19T14:29:00Z" w16du:dateUtc="2026-07-19T13:29:00Z">
        <w:del w:id="870" w:author="Adam Beatty" w:date="2026-07-20T11:01:00Z" w16du:dateUtc="2026-07-20T10:01:00Z">
          <w:r w:rsidR="00945A11" w:rsidDel="00D5208F">
            <w:rPr>
              <w:sz w:val="20"/>
              <w:szCs w:val="20"/>
            </w:rPr>
            <w:delInstrText>"</w:delInstrText>
          </w:r>
          <w:r w:rsidR="00945A11" w:rsidDel="00D5208F">
            <w:rPr>
              <w:sz w:val="20"/>
              <w:szCs w:val="20"/>
            </w:rPr>
          </w:r>
          <w:r w:rsidR="00945A11" w:rsidDel="00D5208F">
            <w:rPr>
              <w:sz w:val="20"/>
              <w:szCs w:val="20"/>
            </w:rPr>
            <w:fldChar w:fldCharType="separate"/>
          </w:r>
        </w:del>
      </w:ins>
      <w:del w:id="871" w:author="Adam Beatty" w:date="2026-07-20T11:01:00Z" w16du:dateUtc="2026-07-20T10:01:00Z">
        <w:r w:rsidR="00945A11" w:rsidRPr="00945A11" w:rsidDel="00D5208F">
          <w:rPr>
            <w:rStyle w:val="Hyperlink"/>
            <w:sz w:val="20"/>
            <w:szCs w:val="20"/>
          </w:rPr>
          <w:delText>https://www.nato.int/en/what-we-do/deterrence-and-defence/emerging-and-disruptive-technologies</w:delText>
        </w:r>
        <w:r w:rsidR="00945A11" w:rsidRPr="00834F54" w:rsidDel="00D5208F">
          <w:rPr>
            <w:rStyle w:val="Hyperlink"/>
            <w:sz w:val="20"/>
            <w:szCs w:val="20"/>
          </w:rPr>
          <w:delText xml:space="preserve">. Accessed </w:delText>
        </w:r>
      </w:del>
      <w:ins w:id="872" w:author="Adam Beatty" w:date="2026-07-19T14:40:00Z" w16du:dateUtc="2026-07-19T13:40:00Z">
        <w:del w:id="873" w:author="Adam Beatty" w:date="2026-07-20T11:01:00Z" w16du:dateUtc="2026-07-20T10:01:00Z">
          <w:r w:rsidR="00E77FC2" w:rsidDel="00D5208F">
            <w:rPr>
              <w:rStyle w:val="Hyperlink"/>
              <w:sz w:val="20"/>
              <w:szCs w:val="20"/>
            </w:rPr>
            <w:delText xml:space="preserve">, accessed </w:delText>
          </w:r>
        </w:del>
      </w:ins>
      <w:del w:id="874" w:author="Adam Beatty" w:date="2026-07-20T11:01:00Z" w16du:dateUtc="2026-07-20T10:01:00Z">
        <w:r w:rsidR="00945A11" w:rsidRPr="00834F54" w:rsidDel="00D5208F">
          <w:rPr>
            <w:rStyle w:val="Hyperlink"/>
            <w:sz w:val="20"/>
            <w:szCs w:val="20"/>
          </w:rPr>
          <w:delText>14 July 2026</w:delText>
        </w:r>
      </w:del>
      <w:ins w:id="875" w:author="Adam Beatty" w:date="2026-07-19T14:29:00Z" w16du:dateUtc="2026-07-19T13:29:00Z">
        <w:del w:id="876" w:author="Adam Beatty" w:date="2026-07-20T11:01:00Z" w16du:dateUtc="2026-07-20T10:01:00Z">
          <w:r w:rsidR="00945A11" w:rsidDel="00D5208F">
            <w:rPr>
              <w:sz w:val="20"/>
              <w:szCs w:val="20"/>
            </w:rPr>
            <w:fldChar w:fldCharType="end"/>
          </w:r>
          <w:r w:rsidR="00945A11" w:rsidDel="00D5208F">
            <w:rPr>
              <w:sz w:val="20"/>
              <w:szCs w:val="20"/>
            </w:rPr>
            <w:delText xml:space="preserve">; </w:delText>
          </w:r>
        </w:del>
      </w:ins>
      <w:ins w:id="877" w:author="Adam Beatty" w:date="2026-07-19T14:29:00Z">
        <w:del w:id="878" w:author="Adam Beatty" w:date="2026-07-20T11:01:00Z" w16du:dateUtc="2026-07-20T10:01:00Z">
          <w:r w:rsidR="00F8233C" w:rsidRPr="00F8233C" w:rsidDel="00D5208F">
            <w:rPr>
              <w:sz w:val="20"/>
              <w:szCs w:val="20"/>
            </w:rPr>
            <w:delText>S</w:delText>
          </w:r>
        </w:del>
      </w:ins>
      <w:ins w:id="879" w:author="Adam Beatty" w:date="2026-07-19T14:30:00Z" w16du:dateUtc="2026-07-19T13:30:00Z">
        <w:del w:id="880" w:author="Adam Beatty" w:date="2026-07-20T11:01:00Z" w16du:dateUtc="2026-07-20T10:01:00Z">
          <w:r w:rsidR="002C21A0" w:rsidDel="00D5208F">
            <w:rPr>
              <w:sz w:val="20"/>
              <w:szCs w:val="20"/>
            </w:rPr>
            <w:delText>tephen</w:delText>
          </w:r>
        </w:del>
      </w:ins>
      <w:ins w:id="881" w:author="Adam Beatty" w:date="2026-07-19T14:29:00Z">
        <w:del w:id="882" w:author="Adam Beatty" w:date="2026-07-20T11:01:00Z" w16du:dateUtc="2026-07-20T10:01:00Z">
          <w:r w:rsidR="00F8233C" w:rsidRPr="00F8233C" w:rsidDel="00D5208F">
            <w:rPr>
              <w:sz w:val="20"/>
              <w:szCs w:val="20"/>
            </w:rPr>
            <w:delText xml:space="preserve"> P</w:delText>
          </w:r>
        </w:del>
      </w:ins>
      <w:ins w:id="883" w:author="Adam Beatty" w:date="2026-07-19T14:30:00Z" w16du:dateUtc="2026-07-19T13:30:00Z">
        <w:del w:id="884" w:author="Adam Beatty" w:date="2026-07-20T11:01:00Z" w16du:dateUtc="2026-07-20T10:01:00Z">
          <w:r w:rsidR="002C21A0" w:rsidDel="00D5208F">
            <w:rPr>
              <w:sz w:val="20"/>
              <w:szCs w:val="20"/>
            </w:rPr>
            <w:delText>eter</w:delText>
          </w:r>
        </w:del>
      </w:ins>
      <w:ins w:id="885" w:author="Adam Beatty" w:date="2026-07-19T14:29:00Z">
        <w:del w:id="886" w:author="Adam Beatty" w:date="2026-07-20T11:01:00Z" w16du:dateUtc="2026-07-20T10:01:00Z">
          <w:r w:rsidR="00F8233C" w:rsidRPr="00F8233C" w:rsidDel="00D5208F">
            <w:rPr>
              <w:sz w:val="20"/>
              <w:szCs w:val="20"/>
            </w:rPr>
            <w:delText xml:space="preserve"> Rosen, </w:delText>
          </w:r>
          <w:r w:rsidR="00F8233C" w:rsidRPr="00F8233C" w:rsidDel="00D5208F">
            <w:rPr>
              <w:i/>
              <w:iCs/>
              <w:sz w:val="20"/>
              <w:szCs w:val="20"/>
            </w:rPr>
            <w:delText>Winning the Next War: Innovation and the Modern Military</w:delText>
          </w:r>
          <w:r w:rsidR="00F8233C" w:rsidRPr="00F8233C" w:rsidDel="00D5208F">
            <w:rPr>
              <w:sz w:val="20"/>
              <w:szCs w:val="20"/>
            </w:rPr>
            <w:delText xml:space="preserve"> (New York: Cornell University Press, 1991), 7</w:delText>
          </w:r>
        </w:del>
      </w:ins>
      <w:del w:id="887" w:author="Adam Beatty" w:date="2026-07-20T11:01:00Z" w16du:dateUtc="2026-07-20T10:01:00Z">
        <w:r w:rsidRPr="003012B8" w:rsidDel="00D5208F">
          <w:rPr>
            <w:sz w:val="20"/>
            <w:szCs w:val="20"/>
          </w:rPr>
          <w:delText>.</w:delText>
        </w:r>
      </w:del>
    </w:p>
  </w:footnote>
  <w:footnote w:id="85">
    <w:p w14:paraId="6172EC3B" w14:textId="40DC4D89" w:rsidR="005B2D72" w:rsidRPr="004042A2" w:rsidDel="00D5208F" w:rsidRDefault="005B2D72" w:rsidP="005B2D72">
      <w:pPr>
        <w:pStyle w:val="FootnoteText"/>
        <w:rPr>
          <w:del w:id="891" w:author="Adam Beatty" w:date="2026-07-20T11:01:00Z" w16du:dateUtc="2026-07-20T10:01:00Z"/>
          <w:lang w:val="en-GB"/>
        </w:rPr>
      </w:pPr>
      <w:del w:id="892" w:author="Adam Beatty" w:date="2026-07-20T11:01:00Z" w16du:dateUtc="2026-07-20T10:01:00Z">
        <w:r w:rsidDel="00D5208F">
          <w:rPr>
            <w:rStyle w:val="FootnoteReference"/>
          </w:rPr>
          <w:footnoteRef/>
        </w:r>
        <w:r w:rsidDel="00D5208F">
          <w:delText xml:space="preserve"> Applied Aeronautics. ‘How small affordable drones are revolutionizing defense technology’. Applied Aeronautics. March 2025. </w:delText>
        </w:r>
        <w:r w:rsidDel="00D5208F">
          <w:fldChar w:fldCharType="begin"/>
        </w:r>
        <w:r w:rsidDel="00D5208F">
          <w:delInstrText>HYPERLINK "https://www.appliedaeronautics.com/post/how-small-affordable-drones-are-revolutionizing-defense-technology"</w:delInstrText>
        </w:r>
        <w:r w:rsidDel="00D5208F">
          <w:fldChar w:fldCharType="separate"/>
        </w:r>
        <w:r w:rsidDel="00D5208F">
          <w:rPr>
            <w:rStyle w:val="Hyperlink"/>
          </w:rPr>
          <w:delText>https://www.appliedaeronautics.com/post/how-small-affordable-drones-are-revolutionizing-defense-technology</w:delText>
        </w:r>
        <w:r w:rsidDel="00D5208F">
          <w:fldChar w:fldCharType="end"/>
        </w:r>
        <w:r w:rsidDel="00D5208F">
          <w:delText xml:space="preserve">. Accessed </w:delText>
        </w:r>
      </w:del>
      <w:ins w:id="893" w:author="Adam Beatty" w:date="2026-07-19T14:40:00Z" w16du:dateUtc="2026-07-19T13:40:00Z">
        <w:del w:id="894" w:author="Adam Beatty" w:date="2026-07-20T11:01:00Z" w16du:dateUtc="2026-07-20T10:01:00Z">
          <w:r w:rsidR="00E77FC2" w:rsidDel="00D5208F">
            <w:delText xml:space="preserve">, accessed </w:delText>
          </w:r>
        </w:del>
      </w:ins>
      <w:del w:id="895" w:author="Adam Beatty" w:date="2026-07-20T11:01:00Z" w16du:dateUtc="2026-07-20T10:01:00Z">
        <w:r w:rsidDel="00D5208F">
          <w:delText>on 18 July 2026.</w:delText>
        </w:r>
      </w:del>
    </w:p>
  </w:footnote>
  <w:footnote w:id="86">
    <w:p w14:paraId="10DD7F1C" w14:textId="5E974FAB" w:rsidR="005B2D72" w:rsidRPr="00EC67E2" w:rsidDel="00D5208F" w:rsidRDefault="005B2D72" w:rsidP="005B2D72">
      <w:pPr>
        <w:rPr>
          <w:del w:id="896" w:author="Adam Beatty" w:date="2026-07-20T11:01:00Z" w16du:dateUtc="2026-07-20T10:01:00Z"/>
          <w:sz w:val="20"/>
          <w:szCs w:val="20"/>
        </w:rPr>
      </w:pPr>
      <w:del w:id="897" w:author="Adam Beatty" w:date="2026-07-20T11:01:00Z" w16du:dateUtc="2026-07-20T10:01:00Z">
        <w:r w:rsidDel="00D5208F">
          <w:rPr>
            <w:rStyle w:val="FootnoteReference"/>
          </w:rPr>
          <w:footnoteRef/>
        </w:r>
        <w:r w:rsidDel="00D5208F">
          <w:delText xml:space="preserve"> </w:delText>
        </w:r>
        <w:r w:rsidRPr="00EC67E2" w:rsidDel="00D5208F">
          <w:rPr>
            <w:sz w:val="20"/>
            <w:szCs w:val="20"/>
          </w:rPr>
          <w:delText xml:space="preserve">Robbe Du Pont. ‘The Politics of Drone Armament: A Content Analysis of Political Views on the Weaponisation of Military Drones in Belgium and the Netherlands. Ghent University. September 2025. </w:delText>
        </w:r>
        <w:r w:rsidDel="00D5208F">
          <w:fldChar w:fldCharType="begin"/>
        </w:r>
        <w:r w:rsidDel="00D5208F">
          <w:delInstrText>HYPERLINK "https://www.ugent.be/ps/politiekewetenschappen/gies/en/research/publications/honours_paper/academic-year-2024-2025/the-politics-of-drone-armament"</w:delInstrText>
        </w:r>
        <w:r w:rsidDel="00D5208F">
          <w:fldChar w:fldCharType="separate"/>
        </w:r>
        <w:r w:rsidRPr="00EC67E2" w:rsidDel="00D5208F">
          <w:rPr>
            <w:rStyle w:val="Hyperlink"/>
            <w:sz w:val="20"/>
            <w:szCs w:val="20"/>
          </w:rPr>
          <w:delText>https://www.ugent.be/ps/politiekewetenschappen/gies/en/research/publications/honours_paper/academic-year-2024-2025/the-politics-of-drone-armament</w:delText>
        </w:r>
        <w:r w:rsidDel="00D5208F">
          <w:fldChar w:fldCharType="end"/>
        </w:r>
        <w:r w:rsidRPr="00EC67E2" w:rsidDel="00D5208F">
          <w:rPr>
            <w:sz w:val="20"/>
            <w:szCs w:val="20"/>
          </w:rPr>
          <w:delText xml:space="preserve">. Accessed </w:delText>
        </w:r>
      </w:del>
      <w:ins w:id="898" w:author="Adam Beatty" w:date="2026-07-19T14:40:00Z" w16du:dateUtc="2026-07-19T13:40:00Z">
        <w:del w:id="899" w:author="Adam Beatty" w:date="2026-07-20T11:01:00Z" w16du:dateUtc="2026-07-20T10:01:00Z">
          <w:r w:rsidR="00E77FC2" w:rsidDel="00D5208F">
            <w:rPr>
              <w:sz w:val="20"/>
              <w:szCs w:val="20"/>
            </w:rPr>
            <w:delText xml:space="preserve">, accessed </w:delText>
          </w:r>
        </w:del>
      </w:ins>
      <w:del w:id="900" w:author="Adam Beatty" w:date="2026-07-20T11:01:00Z" w16du:dateUtc="2026-07-20T10:01:00Z">
        <w:r w:rsidRPr="00EC67E2" w:rsidDel="00D5208F">
          <w:rPr>
            <w:sz w:val="20"/>
            <w:szCs w:val="20"/>
          </w:rPr>
          <w:delText>18 July 2026.</w:delText>
        </w:r>
      </w:del>
    </w:p>
  </w:footnote>
  <w:footnote w:id="87">
    <w:p w14:paraId="1C620953" w14:textId="6DD83739" w:rsidR="005B2D72" w:rsidRPr="004042A2" w:rsidDel="00D5208F" w:rsidRDefault="005B2D72" w:rsidP="005B2D72">
      <w:pPr>
        <w:pStyle w:val="FootnoteText"/>
        <w:rPr>
          <w:del w:id="908" w:author="Adam Beatty" w:date="2026-07-20T11:01:00Z" w16du:dateUtc="2026-07-20T10:01:00Z"/>
          <w:lang w:val="en-GB"/>
        </w:rPr>
      </w:pPr>
      <w:del w:id="909" w:author="Adam Beatty" w:date="2026-07-20T11:01:00Z" w16du:dateUtc="2026-07-20T10:01:00Z">
        <w:r w:rsidRPr="00EC67E2" w:rsidDel="00D5208F">
          <w:rPr>
            <w:rStyle w:val="FootnoteReference"/>
          </w:rPr>
          <w:footnoteRef/>
        </w:r>
        <w:r w:rsidRPr="00EC67E2" w:rsidDel="00D5208F">
          <w:delText xml:space="preserve"> U.S. Joint</w:delText>
        </w:r>
        <w:r w:rsidRPr="00EC67E2" w:rsidDel="00D5208F">
          <w:rPr>
            <w:lang w:val="en-GB"/>
          </w:rPr>
          <w:delText xml:space="preserve"> Staff. ‘Joint Capabilities and Integration Development System Manual’. January 2018.  </w:delText>
        </w:r>
        <w:r w:rsidDel="00D5208F">
          <w:fldChar w:fldCharType="begin"/>
        </w:r>
        <w:r w:rsidDel="00D5208F">
          <w:delInstrText>HYPERLINK "https://www.acq.osd.mil/asda/jrac/docs/2018-jcids.pdf"</w:delInstrText>
        </w:r>
        <w:r w:rsidDel="00D5208F">
          <w:fldChar w:fldCharType="separate"/>
        </w:r>
        <w:r w:rsidRPr="00EC67E2" w:rsidDel="00D5208F">
          <w:rPr>
            <w:rStyle w:val="Hyperlink"/>
            <w:lang w:val="en-GB"/>
          </w:rPr>
          <w:delText>https://www.acq.osd.mil/asda/jrac/docs/2018-jcids.pdf</w:delText>
        </w:r>
        <w:r w:rsidDel="00D5208F">
          <w:fldChar w:fldCharType="end"/>
        </w:r>
        <w:r w:rsidRPr="00EC67E2" w:rsidDel="00D5208F">
          <w:rPr>
            <w:lang w:val="en-GB"/>
          </w:rPr>
          <w:delText xml:space="preserve">. Accessed </w:delText>
        </w:r>
      </w:del>
      <w:ins w:id="910" w:author="Adam Beatty" w:date="2026-07-19T14:40:00Z" w16du:dateUtc="2026-07-19T13:40:00Z">
        <w:del w:id="911" w:author="Adam Beatty" w:date="2026-07-20T11:01:00Z" w16du:dateUtc="2026-07-20T10:01:00Z">
          <w:r w:rsidR="00E77FC2" w:rsidDel="00D5208F">
            <w:rPr>
              <w:lang w:val="en-GB"/>
            </w:rPr>
            <w:delText xml:space="preserve">, accessed </w:delText>
          </w:r>
        </w:del>
      </w:ins>
      <w:del w:id="912" w:author="Adam Beatty" w:date="2026-07-20T11:01:00Z" w16du:dateUtc="2026-07-20T10:01:00Z">
        <w:r w:rsidRPr="00EC67E2" w:rsidDel="00D5208F">
          <w:rPr>
            <w:lang w:val="en-GB"/>
          </w:rPr>
          <w:delText>18 July 2026.</w:delText>
        </w:r>
        <w:r w:rsidDel="00D5208F">
          <w:rPr>
            <w:lang w:val="en-GB"/>
          </w:rPr>
          <w:delText xml:space="preserve"> </w:delText>
        </w:r>
      </w:del>
    </w:p>
  </w:footnote>
  <w:footnote w:id="88">
    <w:p w14:paraId="780C78CF" w14:textId="43BE4ACA" w:rsidR="005B2D72" w:rsidRPr="009F4ACF" w:rsidDel="00D5208F" w:rsidRDefault="005B2D72" w:rsidP="005B2D72">
      <w:pPr>
        <w:pStyle w:val="FootnoteText"/>
        <w:rPr>
          <w:del w:id="925" w:author="Adam Beatty" w:date="2026-07-20T11:01:00Z" w16du:dateUtc="2026-07-20T10:01:00Z"/>
          <w:lang w:val="en-GB"/>
        </w:rPr>
      </w:pPr>
      <w:del w:id="926" w:author="Adam Beatty" w:date="2026-07-20T11:01:00Z" w16du:dateUtc="2026-07-20T10:01:00Z">
        <w:r w:rsidDel="00D5208F">
          <w:rPr>
            <w:rStyle w:val="FootnoteReference"/>
          </w:rPr>
          <w:footnoteRef/>
        </w:r>
        <w:r w:rsidRPr="009F4ACF" w:rsidDel="00D5208F">
          <w:rPr>
            <w:lang w:val="de-DE"/>
          </w:rPr>
          <w:delText xml:space="preserve"> Martin van der</w:delText>
        </w:r>
        <w:r w:rsidDel="00D5208F">
          <w:rPr>
            <w:lang w:val="de-DE"/>
          </w:rPr>
          <w:delText xml:space="preserve"> Vorm. </w:delText>
        </w:r>
        <w:r w:rsidRPr="009F4ACF" w:rsidDel="00D5208F">
          <w:rPr>
            <w:lang w:val="en-GB"/>
          </w:rPr>
          <w:delText>‚The Crucible of War‘. N</w:delText>
        </w:r>
        <w:r w:rsidDel="00D5208F">
          <w:rPr>
            <w:lang w:val="en-GB"/>
          </w:rPr>
          <w:delText xml:space="preserve">ovember 2021. </w:delText>
        </w:r>
        <w:r w:rsidDel="00D5208F">
          <w:fldChar w:fldCharType="begin"/>
        </w:r>
        <w:r w:rsidDel="00D5208F">
          <w:delInstrText>HYPERLINK "https://muse.jhu.edu/pub/419/article/797091"</w:delInstrText>
        </w:r>
        <w:r w:rsidDel="00D5208F">
          <w:fldChar w:fldCharType="separate"/>
        </w:r>
        <w:r w:rsidRPr="003F4590" w:rsidDel="00D5208F">
          <w:rPr>
            <w:rStyle w:val="Hyperlink"/>
            <w:lang w:val="en-GB"/>
          </w:rPr>
          <w:delText>https://muse.jhu.edu/pub/419/article/797091</w:delText>
        </w:r>
        <w:r w:rsidDel="00D5208F">
          <w:fldChar w:fldCharType="end"/>
        </w:r>
        <w:r w:rsidDel="00D5208F">
          <w:rPr>
            <w:lang w:val="en-GB"/>
          </w:rPr>
          <w:delText>.</w:delText>
        </w:r>
      </w:del>
      <w:ins w:id="927" w:author="Adam Beatty" w:date="2026-07-19T14:39:00Z" w16du:dateUtc="2026-07-19T13:39:00Z">
        <w:del w:id="928" w:author="Adam Beatty" w:date="2026-07-20T11:01:00Z" w16du:dateUtc="2026-07-20T10:01:00Z">
          <w:r w:rsidR="00E77FC2" w:rsidDel="00D5208F">
            <w:rPr>
              <w:lang w:val="en-GB"/>
            </w:rPr>
            <w:delText>,</w:delText>
          </w:r>
        </w:del>
      </w:ins>
      <w:del w:id="929" w:author="Adam Beatty" w:date="2026-07-20T11:01:00Z" w16du:dateUtc="2026-07-20T10:01:00Z">
        <w:r w:rsidDel="00D5208F">
          <w:rPr>
            <w:lang w:val="en-GB"/>
          </w:rPr>
          <w:delText xml:space="preserve"> Accessed </w:delText>
        </w:r>
      </w:del>
      <w:ins w:id="930" w:author="Adam Beatty" w:date="2026-07-19T14:40:00Z" w16du:dateUtc="2026-07-19T13:40:00Z">
        <w:del w:id="931" w:author="Adam Beatty" w:date="2026-07-20T11:01:00Z" w16du:dateUtc="2026-07-20T10:01:00Z">
          <w:r w:rsidR="007232C8" w:rsidDel="00D5208F">
            <w:rPr>
              <w:lang w:val="en-GB"/>
            </w:rPr>
            <w:delText xml:space="preserve">accessed </w:delText>
          </w:r>
        </w:del>
      </w:ins>
      <w:del w:id="932" w:author="Adam Beatty" w:date="2026-07-20T11:01:00Z" w16du:dateUtc="2026-07-20T10:01:00Z">
        <w:r w:rsidDel="00D5208F">
          <w:rPr>
            <w:lang w:val="en-GB"/>
          </w:rPr>
          <w:delText>18 July 2026</w:delText>
        </w:r>
      </w:del>
      <w:ins w:id="933" w:author="Adam Beatty" w:date="2026-07-19T14:37:00Z" w16du:dateUtc="2026-07-19T13:37:00Z">
        <w:del w:id="934" w:author="Adam Beatty" w:date="2026-07-20T11:01:00Z" w16du:dateUtc="2026-07-20T10:01:00Z">
          <w:r w:rsidR="000B2ED5" w:rsidDel="00D5208F">
            <w:rPr>
              <w:lang w:val="en-GB"/>
            </w:rPr>
            <w:delText xml:space="preserve">; </w:delText>
          </w:r>
        </w:del>
      </w:ins>
      <w:ins w:id="935" w:author="Adam Beatty" w:date="2026-07-19T14:37:00Z">
        <w:del w:id="936" w:author="Adam Beatty" w:date="2026-07-20T11:01:00Z" w16du:dateUtc="2026-07-20T10:01:00Z">
          <w:r w:rsidR="000B2ED5" w:rsidRPr="000B2ED5" w:rsidDel="00D5208F">
            <w:delText xml:space="preserve">Stimson Center, </w:delText>
          </w:r>
          <w:r w:rsidR="000B2ED5" w:rsidRPr="000B2ED5" w:rsidDel="00D5208F">
            <w:rPr>
              <w:i/>
              <w:iCs/>
            </w:rPr>
            <w:delText>Military Utility, National Security, and Economics</w:delText>
          </w:r>
          <w:r w:rsidR="000B2ED5" w:rsidRPr="000B2ED5" w:rsidDel="00D5208F">
            <w:delText xml:space="preserve"> (2015), 9, </w:delText>
          </w:r>
          <w:r w:rsidR="000B2ED5" w:rsidRPr="000B2ED5" w:rsidDel="00D5208F">
            <w:fldChar w:fldCharType="begin"/>
          </w:r>
          <w:r w:rsidR="000B2ED5" w:rsidRPr="000B2ED5" w:rsidDel="00D5208F">
            <w:delInstrText>HYPERLINK "http://www.jstor.org/stable/resrep10852" \t "_new"</w:delInstrText>
          </w:r>
          <w:r w:rsidR="000B2ED5" w:rsidRPr="000B2ED5" w:rsidDel="00D5208F">
            <w:fldChar w:fldCharType="separate"/>
          </w:r>
          <w:r w:rsidR="000B2ED5" w:rsidRPr="000B2ED5" w:rsidDel="00D5208F">
            <w:rPr>
              <w:rStyle w:val="Hyperlink"/>
            </w:rPr>
            <w:delText>http://www.jstor.org/stable/resrep10852</w:delText>
          </w:r>
        </w:del>
      </w:ins>
      <w:ins w:id="937" w:author="Adam Beatty" w:date="2026-07-19T14:37:00Z" w16du:dateUtc="2026-07-19T13:37:00Z">
        <w:del w:id="938" w:author="Adam Beatty" w:date="2026-07-20T11:01:00Z" w16du:dateUtc="2026-07-20T10:01:00Z">
          <w:r w:rsidR="000B2ED5" w:rsidRPr="000B2ED5" w:rsidDel="00D5208F">
            <w:rPr>
              <w:lang w:val="en-GB"/>
            </w:rPr>
            <w:fldChar w:fldCharType="end"/>
          </w:r>
        </w:del>
      </w:ins>
      <w:ins w:id="939" w:author="Adam Beatty" w:date="2026-07-19T14:37:00Z">
        <w:del w:id="940" w:author="Adam Beatty" w:date="2026-07-20T11:01:00Z" w16du:dateUtc="2026-07-20T10:01:00Z">
          <w:r w:rsidR="000B2ED5" w:rsidRPr="000B2ED5" w:rsidDel="00D5208F">
            <w:delText>, accessed 11 June 2025</w:delText>
          </w:r>
        </w:del>
      </w:ins>
      <w:del w:id="941" w:author="Adam Beatty" w:date="2026-07-20T11:01:00Z" w16du:dateUtc="2026-07-20T10:01:00Z">
        <w:r w:rsidDel="00D5208F">
          <w:rPr>
            <w:lang w:val="en-GB"/>
          </w:rPr>
          <w:delText>.</w:delText>
        </w:r>
      </w:del>
    </w:p>
  </w:footnote>
  <w:footnote w:id="89">
    <w:p w14:paraId="11839E3B" w14:textId="7A1580A3" w:rsidR="005B2D72" w:rsidRPr="002916B1" w:rsidDel="00D5208F" w:rsidRDefault="005B2D72" w:rsidP="005B2D72">
      <w:pPr>
        <w:rPr>
          <w:del w:id="951" w:author="Adam Beatty" w:date="2026-07-20T11:01:00Z" w16du:dateUtc="2026-07-20T10:01:00Z"/>
          <w:sz w:val="20"/>
          <w:szCs w:val="20"/>
        </w:rPr>
      </w:pPr>
      <w:del w:id="952" w:author="Adam Beatty" w:date="2026-07-20T11:01:00Z" w16du:dateUtc="2026-07-20T10:01:00Z">
        <w:r w:rsidRPr="002916B1" w:rsidDel="00D5208F">
          <w:rPr>
            <w:rStyle w:val="FootnoteReference"/>
            <w:sz w:val="20"/>
            <w:szCs w:val="20"/>
          </w:rPr>
          <w:footnoteRef/>
        </w:r>
        <w:r w:rsidRPr="009F4ACF" w:rsidDel="00D5208F">
          <w:rPr>
            <w:sz w:val="20"/>
            <w:szCs w:val="20"/>
            <w:lang w:val="de-DE"/>
          </w:rPr>
          <w:delText xml:space="preserve"> James Peterson. </w:delText>
        </w:r>
        <w:r w:rsidRPr="002916B1" w:rsidDel="00D5208F">
          <w:rPr>
            <w:sz w:val="20"/>
            <w:szCs w:val="20"/>
          </w:rPr>
          <w:delText xml:space="preserve">‘Transforming in Contact: The Army Needs an Unmanned Systems Command Now’. April 2026. </w:delText>
        </w:r>
        <w:r w:rsidDel="00D5208F">
          <w:fldChar w:fldCharType="begin"/>
        </w:r>
        <w:r w:rsidDel="00D5208F">
          <w:delInstrText>HYPERLINK "https://smallwarsjournal.com/2026/04/14/transforming-in-contact-the-army-needs-an-unmanned-systems-command-now/"</w:delInstrText>
        </w:r>
        <w:r w:rsidDel="00D5208F">
          <w:fldChar w:fldCharType="separate"/>
        </w:r>
        <w:r w:rsidRPr="002916B1" w:rsidDel="00D5208F">
          <w:rPr>
            <w:rStyle w:val="Hyperlink"/>
            <w:sz w:val="20"/>
            <w:szCs w:val="20"/>
          </w:rPr>
          <w:delText>https://smallwarsjournal.com/2026/04/14/transforming-in-contact-the-army-needs-an-unmanned-systems-command-now/</w:delText>
        </w:r>
        <w:r w:rsidDel="00D5208F">
          <w:fldChar w:fldCharType="end"/>
        </w:r>
      </w:del>
      <w:ins w:id="953" w:author="Adam Beatty" w:date="2026-07-19T14:39:00Z" w16du:dateUtc="2026-07-19T13:39:00Z">
        <w:del w:id="954" w:author="Adam Beatty" w:date="2026-07-20T11:01:00Z" w16du:dateUtc="2026-07-20T10:01:00Z">
          <w:r w:rsidR="00E77FC2" w:rsidDel="00D5208F">
            <w:rPr>
              <w:sz w:val="20"/>
              <w:szCs w:val="20"/>
            </w:rPr>
            <w:delText>, a</w:delText>
          </w:r>
        </w:del>
      </w:ins>
      <w:del w:id="955" w:author="Adam Beatty" w:date="2026-07-20T11:01:00Z" w16du:dateUtc="2026-07-20T10:01:00Z">
        <w:r w:rsidRPr="002916B1" w:rsidDel="00D5208F">
          <w:rPr>
            <w:sz w:val="20"/>
            <w:szCs w:val="20"/>
          </w:rPr>
          <w:delText>.Accessed 18 July 2026.</w:delText>
        </w:r>
      </w:del>
    </w:p>
  </w:footnote>
  <w:footnote w:id="90">
    <w:p w14:paraId="0159E8D2" w14:textId="396F95D9" w:rsidR="005B2D72" w:rsidRPr="00F0039E" w:rsidDel="00D5208F" w:rsidRDefault="005B2D72" w:rsidP="005B2D72">
      <w:pPr>
        <w:pStyle w:val="FootnoteText"/>
        <w:rPr>
          <w:del w:id="958" w:author="Adam Beatty" w:date="2026-07-20T11:01:00Z" w16du:dateUtc="2026-07-20T10:01:00Z"/>
          <w:lang w:val="en-GB"/>
        </w:rPr>
      </w:pPr>
      <w:del w:id="959" w:author="Adam Beatty" w:date="2026-07-20T11:01:00Z" w16du:dateUtc="2026-07-20T10:01:00Z">
        <w:r w:rsidDel="00D5208F">
          <w:rPr>
            <w:rStyle w:val="FootnoteReference"/>
          </w:rPr>
          <w:footnoteRef/>
        </w:r>
        <w:r w:rsidDel="00D5208F">
          <w:delText xml:space="preserve"> Lt Col Reed Markham. ‘Integrating Drones isn’t Intuitive’. February 2024.  </w:delText>
        </w:r>
        <w:r w:rsidDel="00D5208F">
          <w:fldChar w:fldCharType="begin"/>
        </w:r>
        <w:r w:rsidDel="00D5208F">
          <w:delInstrText>HYPERLINK "https://www.lineofdeparture.army.mil/Journals/Infantry/Infantry-Fall-2024/Integrating-drones/"</w:delInstrText>
        </w:r>
        <w:r w:rsidDel="00D5208F">
          <w:fldChar w:fldCharType="separate"/>
        </w:r>
        <w:r w:rsidRPr="003F4590" w:rsidDel="00D5208F">
          <w:rPr>
            <w:rStyle w:val="Hyperlink"/>
          </w:rPr>
          <w:delText>https://www.lineofdeparture.army.mil/Journals/Infantry/Infantry-Fall-2024/Integrating-drones/</w:delText>
        </w:r>
        <w:r w:rsidDel="00D5208F">
          <w:fldChar w:fldCharType="end"/>
        </w:r>
        <w:r w:rsidDel="00D5208F">
          <w:delText xml:space="preserve">. Accessed </w:delText>
        </w:r>
      </w:del>
      <w:ins w:id="960" w:author="Adam Beatty" w:date="2026-07-19T14:40:00Z" w16du:dateUtc="2026-07-19T13:40:00Z">
        <w:del w:id="961" w:author="Adam Beatty" w:date="2026-07-20T11:01:00Z" w16du:dateUtc="2026-07-20T10:01:00Z">
          <w:r w:rsidR="00E77FC2" w:rsidDel="00D5208F">
            <w:delText xml:space="preserve">, accessed </w:delText>
          </w:r>
        </w:del>
      </w:ins>
      <w:del w:id="962" w:author="Adam Beatty" w:date="2026-07-20T11:01:00Z" w16du:dateUtc="2026-07-20T10:01:00Z">
        <w:r w:rsidDel="00D5208F">
          <w:delText>18 July 2026.</w:delText>
        </w:r>
      </w:del>
    </w:p>
  </w:footnote>
  <w:footnote w:id="91">
    <w:p w14:paraId="71457A48" w14:textId="1B55C447" w:rsidR="005B2D72" w:rsidRPr="004F6A1E" w:rsidDel="00D5208F" w:rsidRDefault="005B2D72" w:rsidP="005B2D72">
      <w:pPr>
        <w:pStyle w:val="FootnoteText"/>
        <w:rPr>
          <w:del w:id="976" w:author="Adam Beatty" w:date="2026-07-20T11:01:00Z" w16du:dateUtc="2026-07-20T10:01:00Z"/>
          <w:lang w:val="en-GB"/>
        </w:rPr>
      </w:pPr>
      <w:del w:id="977" w:author="Adam Beatty" w:date="2026-07-20T11:01:00Z" w16du:dateUtc="2026-07-20T10:01:00Z">
        <w:r w:rsidDel="00D5208F">
          <w:rPr>
            <w:rStyle w:val="FootnoteReference"/>
          </w:rPr>
          <w:footnoteRef/>
        </w:r>
        <w:r w:rsidDel="00D5208F">
          <w:delText xml:space="preserve"> </w:delText>
        </w:r>
      </w:del>
      <w:ins w:id="978" w:author="Adam Beatty" w:date="2026-07-19T14:53:00Z">
        <w:del w:id="979" w:author="Adam Beatty" w:date="2026-07-20T11:01:00Z" w16du:dateUtc="2026-07-20T10:01:00Z">
          <w:r w:rsidR="006708E4" w:rsidRPr="006708E4" w:rsidDel="00D5208F">
            <w:delText xml:space="preserve">Brian Cahill, "Simulating Complexity: Urban Operations, Cognitive Load &amp; Wargaming in the Contemporary Operating Environment," </w:delText>
          </w:r>
          <w:r w:rsidR="006708E4" w:rsidRPr="006708E4" w:rsidDel="00D5208F">
            <w:rPr>
              <w:i/>
              <w:iCs/>
            </w:rPr>
            <w:delText>Defence Forces Review 2025</w:delText>
          </w:r>
          <w:r w:rsidR="006708E4" w:rsidRPr="006708E4" w:rsidDel="00D5208F">
            <w:delText xml:space="preserve"> (Dublin: Command and Staff School, 2025), 37, </w:delText>
          </w:r>
          <w:r w:rsidR="006708E4" w:rsidRPr="006708E4" w:rsidDel="00D5208F">
            <w:fldChar w:fldCharType="begin"/>
          </w:r>
          <w:r w:rsidR="006708E4" w:rsidRPr="006708E4" w:rsidDel="00D5208F">
            <w:delInstrText>HYPERLINK "https://www.military.ie/media/muvair04/df-review-2025-digital-edition.pdf"</w:delInstrText>
          </w:r>
          <w:r w:rsidR="006708E4" w:rsidRPr="006708E4" w:rsidDel="00D5208F">
            <w:fldChar w:fldCharType="separate"/>
          </w:r>
          <w:r w:rsidR="006708E4" w:rsidRPr="006708E4" w:rsidDel="00D5208F">
            <w:rPr>
              <w:rStyle w:val="Hyperlink"/>
            </w:rPr>
            <w:delText>https://www.military.ie/media/muvair04/df-review-2025-digital-edition.pdf</w:delText>
          </w:r>
        </w:del>
      </w:ins>
      <w:ins w:id="980" w:author="Adam Beatty" w:date="2026-07-19T14:53:00Z" w16du:dateUtc="2026-07-19T13:53:00Z">
        <w:del w:id="981" w:author="Adam Beatty" w:date="2026-07-20T11:01:00Z" w16du:dateUtc="2026-07-20T10:01:00Z">
          <w:r w:rsidR="006708E4" w:rsidRPr="006708E4" w:rsidDel="00D5208F">
            <w:fldChar w:fldCharType="end"/>
          </w:r>
        </w:del>
      </w:ins>
      <w:ins w:id="982" w:author="Adam Beatty" w:date="2026-07-19T14:53:00Z">
        <w:del w:id="983" w:author="Adam Beatty" w:date="2026-07-20T11:01:00Z" w16du:dateUtc="2026-07-20T10:01:00Z">
          <w:r w:rsidR="006708E4" w:rsidRPr="006708E4" w:rsidDel="00D5208F">
            <w:delText>, accessed 19 July 2026</w:delText>
          </w:r>
        </w:del>
      </w:ins>
      <w:del w:id="984" w:author="Adam Beatty" w:date="2026-07-20T11:01:00Z" w16du:dateUtc="2026-07-20T10:01:00Z">
        <w:r w:rsidDel="00D5208F">
          <w:delText xml:space="preserve">UK Strategic Command. ‘The Crucial Role of Wargaming in Defence’. November 2023. </w:delText>
        </w:r>
        <w:r w:rsidDel="00D5208F">
          <w:fldChar w:fldCharType="begin"/>
        </w:r>
        <w:r w:rsidDel="00D5208F">
          <w:delInstrText>HYPERLINK "https://www.gov.uk/government/news/the-crucial-role-of-wargaming-in-defence"</w:delInstrText>
        </w:r>
        <w:r w:rsidDel="00D5208F">
          <w:fldChar w:fldCharType="separate"/>
        </w:r>
        <w:r w:rsidRPr="003F4590" w:rsidDel="00D5208F">
          <w:rPr>
            <w:rStyle w:val="Hyperlink"/>
          </w:rPr>
          <w:delText>https://www.gov.uk/government/news/the-crucial-role-of-wargaming-in-defence</w:delText>
        </w:r>
        <w:r w:rsidDel="00D5208F">
          <w:fldChar w:fldCharType="end"/>
        </w:r>
        <w:r w:rsidDel="00D5208F">
          <w:delText>. Accessed on 18 July 2026.</w:delText>
        </w:r>
      </w:del>
    </w:p>
  </w:footnote>
  <w:footnote w:id="92">
    <w:p w14:paraId="11710CA1" w14:textId="5C43CEDE" w:rsidR="005B2D72" w:rsidRPr="00790367" w:rsidDel="007B3460" w:rsidRDefault="005B2D72" w:rsidP="005B2D72">
      <w:pPr>
        <w:pStyle w:val="FootnoteText"/>
        <w:rPr>
          <w:del w:id="986" w:author="Adam Beatty" w:date="2026-07-19T15:06:00Z" w16du:dateUtc="2026-07-19T14:06:00Z"/>
          <w:lang w:val="en-GB"/>
        </w:rPr>
      </w:pPr>
      <w:del w:id="987" w:author="Adam Beatty" w:date="2026-07-19T15:06:00Z" w16du:dateUtc="2026-07-19T14:06:00Z">
        <w:r w:rsidDel="007B3460">
          <w:rPr>
            <w:rStyle w:val="FootnoteReference"/>
          </w:rPr>
          <w:footnoteRef/>
        </w:r>
        <w:r w:rsidRPr="00790367" w:rsidDel="007B3460">
          <w:rPr>
            <w:lang w:val="de-DE"/>
          </w:rPr>
          <w:delText xml:space="preserve"> Paul Lushenko, Russell McGuire, Christopher G. Pernin, Sean M. Zeigler. </w:delText>
        </w:r>
        <w:r w:rsidRPr="00790367" w:rsidDel="007B3460">
          <w:rPr>
            <w:lang w:val="en-GB"/>
          </w:rPr>
          <w:delText>‘Defencding U.S. Military Bases Against Drones? A Recent T</w:delText>
        </w:r>
        <w:r w:rsidDel="007B3460">
          <w:rPr>
            <w:lang w:val="en-GB"/>
          </w:rPr>
          <w:delText xml:space="preserve">abletop Exercise Explores How’. June 2025. </w:delText>
        </w:r>
        <w:r w:rsidDel="007B3460">
          <w:fldChar w:fldCharType="begin"/>
        </w:r>
        <w:r w:rsidDel="007B3460">
          <w:delInstrText>HYPERLINK "https://www.rand.org/pubs/commentary/2025/06/defending-us-military-bases-against-drones-a-recent.html"</w:delInstrText>
        </w:r>
        <w:r w:rsidDel="007B3460">
          <w:fldChar w:fldCharType="separate"/>
        </w:r>
        <w:r w:rsidRPr="003F4590" w:rsidDel="007B3460">
          <w:rPr>
            <w:rStyle w:val="Hyperlink"/>
            <w:lang w:val="en-GB"/>
          </w:rPr>
          <w:delText>https://www.rand.org/pubs/commentary/2025/06/defending-us-military-bases-against-drones-a-recent.html</w:delText>
        </w:r>
        <w:r w:rsidDel="007B3460">
          <w:fldChar w:fldCharType="end"/>
        </w:r>
        <w:r w:rsidDel="007B3460">
          <w:rPr>
            <w:lang w:val="en-GB"/>
          </w:rPr>
          <w:delText xml:space="preserve">. Accessed </w:delText>
        </w:r>
      </w:del>
      <w:ins w:id="988" w:author="Adam Beatty" w:date="2026-07-19T14:40:00Z" w16du:dateUtc="2026-07-19T13:40:00Z">
        <w:del w:id="989" w:author="Adam Beatty" w:date="2026-07-19T15:06:00Z" w16du:dateUtc="2026-07-19T14:06:00Z">
          <w:r w:rsidR="00E77FC2" w:rsidDel="007B3460">
            <w:rPr>
              <w:lang w:val="en-GB"/>
            </w:rPr>
            <w:delText xml:space="preserve">, accessed </w:delText>
          </w:r>
        </w:del>
      </w:ins>
      <w:del w:id="990" w:author="Adam Beatty" w:date="2026-07-19T15:06:00Z" w16du:dateUtc="2026-07-19T14:06:00Z">
        <w:r w:rsidDel="007B3460">
          <w:rPr>
            <w:lang w:val="en-GB"/>
          </w:rPr>
          <w:delText>on 18 July 2026.</w:delText>
        </w:r>
      </w:del>
    </w:p>
  </w:footnote>
  <w:footnote w:id="93">
    <w:p w14:paraId="38FE2DDE" w14:textId="30641289" w:rsidR="005B2D72" w:rsidRPr="00F0039E" w:rsidDel="00D5208F" w:rsidRDefault="005B2D72" w:rsidP="005B2D72">
      <w:pPr>
        <w:pStyle w:val="FootnoteText"/>
        <w:rPr>
          <w:del w:id="1002" w:author="Adam Beatty" w:date="2026-07-20T11:01:00Z" w16du:dateUtc="2026-07-20T10:01:00Z"/>
          <w:lang w:val="en-GB"/>
        </w:rPr>
      </w:pPr>
      <w:del w:id="1003" w:author="Adam Beatty" w:date="2026-07-20T11:01:00Z" w16du:dateUtc="2026-07-20T10:01:00Z">
        <w:r w:rsidDel="00D5208F">
          <w:rPr>
            <w:rStyle w:val="FootnoteReference"/>
          </w:rPr>
          <w:footnoteRef/>
        </w:r>
        <w:r w:rsidDel="00D5208F">
          <w:delText xml:space="preserve"> National Academies of Sciences, Engineering and Medicine. ‘Key Challenges for Effective Testing and Evaluation Across Department of Defense Ranges: Proceedings of a Workshop’. 2021. </w:delText>
        </w:r>
        <w:r w:rsidDel="00D5208F">
          <w:fldChar w:fldCharType="begin"/>
        </w:r>
        <w:r w:rsidDel="00D5208F">
          <w:delInstrText>HYPERLINK "https://www.nationalacademies.org/read/26150/chapter/1" \l "12"</w:delInstrText>
        </w:r>
        <w:r w:rsidDel="00D5208F">
          <w:fldChar w:fldCharType="separate"/>
        </w:r>
        <w:r w:rsidRPr="003F4590" w:rsidDel="00D5208F">
          <w:rPr>
            <w:rStyle w:val="Hyperlink"/>
          </w:rPr>
          <w:delText>https://www.nationalacademies.org/read/26150/chapter/1#12</w:delText>
        </w:r>
        <w:r w:rsidDel="00D5208F">
          <w:fldChar w:fldCharType="end"/>
        </w:r>
        <w:r w:rsidDel="00D5208F">
          <w:delText xml:space="preserve">. Accessed </w:delText>
        </w:r>
      </w:del>
      <w:ins w:id="1004" w:author="Adam Beatty" w:date="2026-07-19T14:40:00Z" w16du:dateUtc="2026-07-19T13:40:00Z">
        <w:del w:id="1005" w:author="Adam Beatty" w:date="2026-07-20T11:01:00Z" w16du:dateUtc="2026-07-20T10:01:00Z">
          <w:r w:rsidR="00E77FC2" w:rsidDel="00D5208F">
            <w:delText xml:space="preserve">, accessed </w:delText>
          </w:r>
        </w:del>
      </w:ins>
      <w:del w:id="1006" w:author="Adam Beatty" w:date="2026-07-20T11:01:00Z" w16du:dateUtc="2026-07-20T10:01:00Z">
        <w:r w:rsidDel="00D5208F">
          <w:delText xml:space="preserve">on 18 July 2026. </w:delText>
        </w:r>
      </w:del>
    </w:p>
  </w:footnote>
  <w:footnote w:id="94">
    <w:p w14:paraId="0A326C07" w14:textId="0A27DD3A" w:rsidR="005B2D72" w:rsidRPr="00483961" w:rsidDel="00D5208F" w:rsidRDefault="005B2D72" w:rsidP="005B2D72">
      <w:pPr>
        <w:pStyle w:val="FootnoteText"/>
        <w:rPr>
          <w:del w:id="1012" w:author="Adam Beatty" w:date="2026-07-20T11:01:00Z" w16du:dateUtc="2026-07-20T10:01:00Z"/>
          <w:lang w:val="en-GB"/>
        </w:rPr>
      </w:pPr>
      <w:del w:id="1013" w:author="Adam Beatty" w:date="2026-07-20T11:01:00Z" w16du:dateUtc="2026-07-20T10:01:00Z">
        <w:r w:rsidDel="00D5208F">
          <w:rPr>
            <w:rStyle w:val="FootnoteReference"/>
          </w:rPr>
          <w:footnoteRef/>
        </w:r>
        <w:r w:rsidRPr="00483961" w:rsidDel="00D5208F">
          <w:rPr>
            <w:lang w:val="de-DE"/>
          </w:rPr>
          <w:delText xml:space="preserve"> Lt Gen James Dubik. </w:delText>
        </w:r>
        <w:r w:rsidRPr="00483961" w:rsidDel="00D5208F">
          <w:rPr>
            <w:lang w:val="en-GB"/>
          </w:rPr>
          <w:delText>‘Confidence and Combat Power</w:delText>
        </w:r>
        <w:r w:rsidRPr="00483961" w:rsidDel="00D5208F">
          <w:rPr>
            <w:rFonts w:hint="cs"/>
            <w:lang w:val="en-GB"/>
          </w:rPr>
          <w:delText>‘</w:delText>
        </w:r>
        <w:r w:rsidRPr="00483961" w:rsidDel="00D5208F">
          <w:rPr>
            <w:lang w:val="en-GB"/>
          </w:rPr>
          <w:delText>. J</w:delText>
        </w:r>
        <w:r w:rsidDel="00D5208F">
          <w:rPr>
            <w:lang w:val="en-GB"/>
          </w:rPr>
          <w:delText xml:space="preserve">une 2025. </w:delText>
        </w:r>
        <w:r w:rsidDel="00D5208F">
          <w:fldChar w:fldCharType="begin"/>
        </w:r>
        <w:r w:rsidDel="00D5208F">
          <w:delInstrText>HYPERLINK "https://ausa.org/articles/confidence-and-combat-power"</w:delInstrText>
        </w:r>
        <w:r w:rsidDel="00D5208F">
          <w:fldChar w:fldCharType="separate"/>
        </w:r>
        <w:r w:rsidRPr="003F4590" w:rsidDel="00D5208F">
          <w:rPr>
            <w:rStyle w:val="Hyperlink"/>
            <w:lang w:val="en-GB"/>
          </w:rPr>
          <w:delText>https://ausa.org/articles/confidence-and-combat-power#</w:delText>
        </w:r>
        <w:r w:rsidDel="00D5208F">
          <w:fldChar w:fldCharType="end"/>
        </w:r>
        <w:r w:rsidDel="00D5208F">
          <w:rPr>
            <w:lang w:val="en-GB"/>
          </w:rPr>
          <w:delText xml:space="preserve">. Accessed </w:delText>
        </w:r>
      </w:del>
      <w:ins w:id="1014" w:author="Adam Beatty" w:date="2026-07-19T14:40:00Z" w16du:dateUtc="2026-07-19T13:40:00Z">
        <w:del w:id="1015" w:author="Adam Beatty" w:date="2026-07-20T11:01:00Z" w16du:dateUtc="2026-07-20T10:01:00Z">
          <w:r w:rsidR="00E77FC2" w:rsidDel="00D5208F">
            <w:rPr>
              <w:lang w:val="en-GB"/>
            </w:rPr>
            <w:delText xml:space="preserve">, accessed </w:delText>
          </w:r>
        </w:del>
      </w:ins>
      <w:del w:id="1016" w:author="Adam Beatty" w:date="2026-07-20T11:01:00Z" w16du:dateUtc="2026-07-20T10:01:00Z">
        <w:r w:rsidDel="00D5208F">
          <w:rPr>
            <w:lang w:val="en-GB"/>
          </w:rPr>
          <w:delText>on 16 July 2026.</w:delText>
        </w:r>
      </w:del>
    </w:p>
  </w:footnote>
  <w:footnote w:id="95">
    <w:p w14:paraId="4B66FBDE" w14:textId="693E2B97" w:rsidR="005B2D72" w:rsidRPr="00483961" w:rsidDel="007A3E2D" w:rsidRDefault="005B2D72" w:rsidP="005B2D72">
      <w:pPr>
        <w:pStyle w:val="FootnoteText"/>
        <w:rPr>
          <w:del w:id="1023" w:author="Adam Beatty" w:date="2026-07-19T17:08:00Z" w16du:dateUtc="2026-07-19T16:08:00Z"/>
          <w:lang w:val="en-GB"/>
        </w:rPr>
      </w:pPr>
      <w:del w:id="1024" w:author="Adam Beatty" w:date="2026-07-19T17:08:00Z" w16du:dateUtc="2026-07-19T16:08:00Z">
        <w:r w:rsidDel="007A3E2D">
          <w:rPr>
            <w:rStyle w:val="FootnoteReference"/>
          </w:rPr>
          <w:footnoteRef/>
        </w:r>
        <w:r w:rsidRPr="00483961" w:rsidDel="007A3E2D">
          <w:rPr>
            <w:lang w:val="en-GB"/>
          </w:rPr>
          <w:delText xml:space="preserve"> </w:delText>
        </w:r>
      </w:del>
      <w:ins w:id="1025" w:author="Adam Beatty" w:date="2026-07-19T16:57:00Z">
        <w:del w:id="1026" w:author="Adam Beatty" w:date="2026-07-19T17:08:00Z" w16du:dateUtc="2026-07-19T16:08:00Z">
          <w:r w:rsidR="00D06E89" w:rsidRPr="00D06E89" w:rsidDel="007A3E2D">
            <w:delText xml:space="preserve">UK Ministry of Defence, Development, Concepts and Doctrine Centre, </w:delText>
          </w:r>
          <w:r w:rsidR="00D06E89" w:rsidRPr="00D06E89" w:rsidDel="007A3E2D">
            <w:rPr>
              <w:i/>
              <w:iCs/>
            </w:rPr>
            <w:delText>Defence Experimentation for Force Development Handbook</w:delText>
          </w:r>
          <w:r w:rsidR="00D06E89" w:rsidRPr="00D06E89" w:rsidDel="007A3E2D">
            <w:delText xml:space="preserve">, Version 2 (January 2021), 32, </w:delText>
          </w:r>
          <w:r w:rsidR="00D06E89" w:rsidRPr="00D06E89" w:rsidDel="007A3E2D">
            <w:fldChar w:fldCharType="begin"/>
          </w:r>
          <w:r w:rsidR="00D06E89" w:rsidRPr="00D06E89" w:rsidDel="007A3E2D">
            <w:delInstrText>HYPERLINK "https://assets.publishing.service.gov.uk/media/6014030be90e07626914df3c/20210121-DEFD_Handbook_Version_2-O.pdf"</w:delInstrText>
          </w:r>
          <w:r w:rsidR="00D06E89" w:rsidRPr="00D06E89" w:rsidDel="007A3E2D">
            <w:fldChar w:fldCharType="separate"/>
          </w:r>
          <w:r w:rsidR="00D06E89" w:rsidRPr="00D06E89" w:rsidDel="007A3E2D">
            <w:rPr>
              <w:rStyle w:val="Hyperlink"/>
            </w:rPr>
            <w:delText>https://assets.publishing.service.gov.uk/media/6014030be90e07626914df3c/20210121-DEFD_Handbook_Version_2-O.pdf</w:delText>
          </w:r>
        </w:del>
      </w:ins>
      <w:ins w:id="1027" w:author="Adam Beatty" w:date="2026-07-19T16:57:00Z" w16du:dateUtc="2026-07-19T15:57:00Z">
        <w:del w:id="1028" w:author="Adam Beatty" w:date="2026-07-19T17:08:00Z" w16du:dateUtc="2026-07-19T16:08:00Z">
          <w:r w:rsidR="00D06E89" w:rsidRPr="00D06E89" w:rsidDel="007A3E2D">
            <w:rPr>
              <w:lang w:val="en-GB"/>
            </w:rPr>
            <w:fldChar w:fldCharType="end"/>
          </w:r>
        </w:del>
      </w:ins>
      <w:ins w:id="1029" w:author="Adam Beatty" w:date="2026-07-19T16:57:00Z">
        <w:del w:id="1030" w:author="Adam Beatty" w:date="2026-07-19T17:08:00Z" w16du:dateUtc="2026-07-19T16:08:00Z">
          <w:r w:rsidR="00D06E89" w:rsidRPr="00D06E89" w:rsidDel="007A3E2D">
            <w:delText>, accessed 16 July 2026.</w:delText>
          </w:r>
        </w:del>
      </w:ins>
      <w:del w:id="1031" w:author="Adam Beatty" w:date="2026-07-19T17:08:00Z" w16du:dateUtc="2026-07-19T16:08:00Z">
        <w:r w:rsidDel="007A3E2D">
          <w:rPr>
            <w:lang w:val="en-GB"/>
          </w:rPr>
          <w:delText>Ibid.</w:delText>
        </w:r>
      </w:del>
    </w:p>
  </w:footnote>
  <w:footnote w:id="96">
    <w:p w14:paraId="48D95DBF" w14:textId="1D0672C5" w:rsidR="005B2D72" w:rsidRPr="00F0039E" w:rsidDel="00D5208F" w:rsidRDefault="005B2D72" w:rsidP="005B2D72">
      <w:pPr>
        <w:pStyle w:val="FootnoteText"/>
        <w:rPr>
          <w:del w:id="1044" w:author="Adam Beatty" w:date="2026-07-20T11:01:00Z" w16du:dateUtc="2026-07-20T10:01:00Z"/>
          <w:lang w:val="en-GB"/>
        </w:rPr>
      </w:pPr>
      <w:del w:id="1045" w:author="Adam Beatty" w:date="2026-07-20T11:01:00Z" w16du:dateUtc="2026-07-20T10:01:00Z">
        <w:r w:rsidDel="00D5208F">
          <w:rPr>
            <w:rStyle w:val="FootnoteReference"/>
          </w:rPr>
          <w:footnoteRef/>
        </w:r>
        <w:r w:rsidDel="00D5208F">
          <w:delText xml:space="preserve"> </w:delText>
        </w:r>
      </w:del>
      <w:ins w:id="1046" w:author="Adam Beatty" w:date="2026-07-19T17:20:00Z">
        <w:del w:id="1047" w:author="Adam Beatty" w:date="2026-07-20T11:01:00Z" w16du:dateUtc="2026-07-20T10:01:00Z">
          <w:r w:rsidR="00F42D27" w:rsidRPr="00F42D27" w:rsidDel="00D5208F">
            <w:delText xml:space="preserve">UK Ministry of Defence, </w:delText>
          </w:r>
          <w:r w:rsidR="00F42D27" w:rsidRPr="00F42D27" w:rsidDel="00D5208F">
            <w:rPr>
              <w:i/>
              <w:iCs/>
            </w:rPr>
            <w:delText>Defence Experimentation Handbook</w:delText>
          </w:r>
          <w:r w:rsidR="00F42D27" w:rsidRPr="00F42D27" w:rsidDel="00D5208F">
            <w:delText>, 9–11</w:delText>
          </w:r>
        </w:del>
      </w:ins>
      <w:ins w:id="1048" w:author="Adam Beatty" w:date="2026-07-19T17:27:00Z" w16du:dateUtc="2026-07-19T16:27:00Z">
        <w:del w:id="1049" w:author="Adam Beatty" w:date="2026-07-20T11:01:00Z" w16du:dateUtc="2026-07-20T10:01:00Z">
          <w:r w:rsidR="00713862" w:rsidDel="00D5208F">
            <w:delText>, 13</w:delText>
          </w:r>
        </w:del>
      </w:ins>
      <w:ins w:id="1050" w:author="Adam Beatty" w:date="2026-07-19T17:20:00Z">
        <w:del w:id="1051" w:author="Adam Beatty" w:date="2026-07-20T11:01:00Z" w16du:dateUtc="2026-07-20T10:01:00Z">
          <w:r w:rsidR="00F42D27" w:rsidRPr="00F42D27" w:rsidDel="00D5208F">
            <w:delText>.</w:delText>
          </w:r>
        </w:del>
      </w:ins>
      <w:del w:id="1052" w:author="Adam Beatty" w:date="2026-07-20T11:01:00Z" w16du:dateUtc="2026-07-20T10:01:00Z">
        <w:r w:rsidDel="00D5208F">
          <w:delText xml:space="preserve">UK MOD. ‘Defence Experimentation for Force Development Handbook. January 2021. </w:delText>
        </w:r>
        <w:r w:rsidDel="00D5208F">
          <w:fldChar w:fldCharType="begin"/>
        </w:r>
        <w:r w:rsidDel="00D5208F">
          <w:delInstrText>HYPERLINK "https://assets.publishing.service.gov.uk/media/6014030be90e07626914df3c/20210121-DEFD_Handbook_Version_2-O.pdf"</w:delInstrText>
        </w:r>
        <w:r w:rsidDel="00D5208F">
          <w:fldChar w:fldCharType="separate"/>
        </w:r>
        <w:r w:rsidRPr="003F4590" w:rsidDel="00D5208F">
          <w:rPr>
            <w:rStyle w:val="Hyperlink"/>
          </w:rPr>
          <w:delText>https://assets.publishing.service.gov.uk/media/6014030be90e07626914df3c/20210121-DEFD_Handbook_Version_2-O.pdf</w:delText>
        </w:r>
        <w:r w:rsidDel="00D5208F">
          <w:fldChar w:fldCharType="end"/>
        </w:r>
        <w:r w:rsidDel="00D5208F">
          <w:delText>. Accessed on 16 July 2026.</w:delText>
        </w:r>
      </w:del>
    </w:p>
  </w:footnote>
  <w:footnote w:id="97">
    <w:p w14:paraId="55EE4A04" w14:textId="68B34B59" w:rsidR="005B2D72" w:rsidRPr="0083528C" w:rsidDel="00DD5B49" w:rsidRDefault="005B2D72" w:rsidP="005B2D72">
      <w:pPr>
        <w:pStyle w:val="FootnoteText"/>
        <w:rPr>
          <w:del w:id="1069" w:author="Adam Beatty" w:date="2026-07-19T20:10:00Z" w16du:dateUtc="2026-07-19T19:10:00Z"/>
          <w:lang w:val="en-GB"/>
        </w:rPr>
      </w:pPr>
      <w:del w:id="1070" w:author="Adam Beatty" w:date="2026-07-19T20:10:00Z" w16du:dateUtc="2026-07-19T19:10:00Z">
        <w:r w:rsidDel="00DD5B49">
          <w:rPr>
            <w:rStyle w:val="FootnoteReference"/>
          </w:rPr>
          <w:footnoteRef/>
        </w:r>
        <w:r w:rsidDel="00DD5B49">
          <w:delText xml:space="preserve"> </w:delText>
        </w:r>
        <w:r w:rsidRPr="0083528C" w:rsidDel="00DD5B49">
          <w:delText xml:space="preserve">NATO. </w:delText>
        </w:r>
        <w:r w:rsidRPr="0083528C" w:rsidDel="00DD5B49">
          <w:rPr>
            <w:rFonts w:hint="cs"/>
          </w:rPr>
          <w:delText>“</w:delText>
        </w:r>
        <w:r w:rsidRPr="0083528C" w:rsidDel="00DD5B49">
          <w:delText>Innovation and technology adoption</w:delText>
        </w:r>
        <w:r w:rsidRPr="0083528C" w:rsidDel="00DD5B49">
          <w:rPr>
            <w:rFonts w:hint="cs"/>
          </w:rPr>
          <w:delText>”</w:delText>
        </w:r>
        <w:r w:rsidRPr="0083528C" w:rsidDel="00DD5B49">
          <w:delText xml:space="preserve">. July 2026. </w:delText>
        </w:r>
        <w:r w:rsidDel="00DD5B49">
          <w:fldChar w:fldCharType="begin"/>
        </w:r>
        <w:r w:rsidDel="00DD5B49">
          <w:delInstrText>HYPERLINK "https://www.nato.int/en/what-we-do/deterrence-and-defence/emerging-and-disruptive-technologies"</w:delInstrText>
        </w:r>
        <w:r w:rsidDel="00DD5B49">
          <w:fldChar w:fldCharType="separate"/>
        </w:r>
        <w:r w:rsidRPr="003F4590" w:rsidDel="00DD5B49">
          <w:rPr>
            <w:rStyle w:val="Hyperlink"/>
          </w:rPr>
          <w:delText>https://www.nato.int/en/what-we-do/deterrence-and-defence/emerging-and-disruptive-technologies</w:delText>
        </w:r>
        <w:r w:rsidDel="00DD5B49">
          <w:fldChar w:fldCharType="end"/>
        </w:r>
        <w:r w:rsidRPr="0083528C" w:rsidDel="00DD5B49">
          <w:delText>.</w:delText>
        </w:r>
        <w:r w:rsidDel="00DD5B49">
          <w:delText xml:space="preserve"> </w:delText>
        </w:r>
        <w:r w:rsidRPr="0083528C" w:rsidDel="00DD5B49">
          <w:delText xml:space="preserve">Accessed </w:delText>
        </w:r>
      </w:del>
      <w:ins w:id="1071" w:author="Adam Beatty" w:date="2026-07-19T14:40:00Z" w16du:dateUtc="2026-07-19T13:40:00Z">
        <w:del w:id="1072" w:author="Adam Beatty" w:date="2026-07-19T20:10:00Z" w16du:dateUtc="2026-07-19T19:10:00Z">
          <w:r w:rsidR="00E77FC2" w:rsidDel="00DD5B49">
            <w:delText xml:space="preserve">, accessed </w:delText>
          </w:r>
        </w:del>
      </w:ins>
      <w:del w:id="1073" w:author="Adam Beatty" w:date="2026-07-19T20:10:00Z" w16du:dateUtc="2026-07-19T19:10:00Z">
        <w:r w:rsidRPr="0083528C" w:rsidDel="00DD5B49">
          <w:delText>14 July 2026.</w:delText>
        </w:r>
      </w:del>
    </w:p>
  </w:footnote>
  <w:footnote w:id="98">
    <w:p w14:paraId="319A6F4B" w14:textId="415E8EB7" w:rsidR="005B2D72" w:rsidRPr="00F0039E" w:rsidDel="00D5208F" w:rsidRDefault="005B2D72" w:rsidP="005B2D72">
      <w:pPr>
        <w:pStyle w:val="FootnoteText"/>
        <w:rPr>
          <w:del w:id="1075" w:author="Adam Beatty" w:date="2026-07-20T11:01:00Z" w16du:dateUtc="2026-07-20T10:01:00Z"/>
          <w:lang w:val="en-GB"/>
        </w:rPr>
      </w:pPr>
      <w:del w:id="1076" w:author="Adam Beatty" w:date="2026-07-20T11:01:00Z" w16du:dateUtc="2026-07-20T10:01:00Z">
        <w:r w:rsidDel="00D5208F">
          <w:rPr>
            <w:rStyle w:val="FootnoteReference"/>
          </w:rPr>
          <w:footnoteRef/>
        </w:r>
        <w:r w:rsidDel="00D5208F">
          <w:delText xml:space="preserve"> Samuel Bendett and David Kirichenko. ‘Battlefield Drones and the Accelerating Autonomous Arms Race in Ukraine’. October 2025. </w:delText>
        </w:r>
        <w:r w:rsidDel="00D5208F">
          <w:fldChar w:fldCharType="begin"/>
        </w:r>
        <w:r w:rsidDel="00D5208F">
          <w:delInstrText>HYPERLINK "https://mwi.westpoint.edu/battlefield-drones-and-the-accelerating-autonomous-arms-race-in-ukraine/"</w:delInstrText>
        </w:r>
        <w:r w:rsidDel="00D5208F">
          <w:fldChar w:fldCharType="separate"/>
        </w:r>
        <w:r w:rsidRPr="003F4590" w:rsidDel="00D5208F">
          <w:rPr>
            <w:rStyle w:val="Hyperlink"/>
          </w:rPr>
          <w:delText>https://mwi.westpoint.edu/battlefield-drones-and-the-accelerating-autonomous-arms-race-in-ukraine/</w:delText>
        </w:r>
        <w:r w:rsidDel="00D5208F">
          <w:fldChar w:fldCharType="end"/>
        </w:r>
        <w:r w:rsidDel="00D5208F">
          <w:delText xml:space="preserve">. Accessed </w:delText>
        </w:r>
      </w:del>
      <w:ins w:id="1077" w:author="Adam Beatty" w:date="2026-07-19T14:40:00Z" w16du:dateUtc="2026-07-19T13:40:00Z">
        <w:del w:id="1078" w:author="Adam Beatty" w:date="2026-07-20T11:01:00Z" w16du:dateUtc="2026-07-20T10:01:00Z">
          <w:r w:rsidR="00E77FC2" w:rsidDel="00D5208F">
            <w:delText xml:space="preserve">, accessed </w:delText>
          </w:r>
        </w:del>
      </w:ins>
      <w:del w:id="1079" w:author="Adam Beatty" w:date="2026-07-20T11:01:00Z" w16du:dateUtc="2026-07-20T10:01:00Z">
        <w:r w:rsidDel="00D5208F">
          <w:delText>on 17 July 2026.</w:delText>
        </w:r>
      </w:del>
    </w:p>
  </w:footnote>
  <w:footnote w:id="99">
    <w:p w14:paraId="0CAC630C" w14:textId="6395E635" w:rsidR="005B2D72" w:rsidRPr="00F0039E" w:rsidDel="00D5208F" w:rsidRDefault="005B2D72" w:rsidP="005B2D72">
      <w:pPr>
        <w:pStyle w:val="FootnoteText"/>
        <w:rPr>
          <w:del w:id="1080" w:author="Adam Beatty" w:date="2026-07-20T11:01:00Z" w16du:dateUtc="2026-07-20T10:01:00Z"/>
          <w:lang w:val="en-GB"/>
        </w:rPr>
      </w:pPr>
      <w:del w:id="1081" w:author="Adam Beatty" w:date="2026-07-20T11:01:00Z" w16du:dateUtc="2026-07-20T10:01:00Z">
        <w:r w:rsidDel="00D5208F">
          <w:rPr>
            <w:rStyle w:val="FootnoteReference"/>
          </w:rPr>
          <w:footnoteRef/>
        </w:r>
        <w:r w:rsidDel="00D5208F">
          <w:delText xml:space="preserve"> </w:delText>
        </w:r>
        <w:r w:rsidRPr="00701D86" w:rsidDel="00D5208F">
          <w:delText xml:space="preserve">Capt Kaya I. Volger. ‘Modular Open Systems Approach: Impacts on Program Management Metrics’. Defence ARJ Volume 33. Winter 2026. </w:delText>
        </w:r>
        <w:r w:rsidDel="00D5208F">
          <w:fldChar w:fldCharType="begin"/>
        </w:r>
        <w:r w:rsidDel="00D5208F">
          <w:delInstrText>HYPERLINK "https://www.waru.edu/sites/default/files/2026-01/ARJ110%20Content%20111025%20REBRAND_PK_508_Article1.pdf"</w:delInstrText>
        </w:r>
        <w:r w:rsidDel="00D5208F">
          <w:fldChar w:fldCharType="separate"/>
        </w:r>
        <w:r w:rsidRPr="00701D86" w:rsidDel="00D5208F">
          <w:rPr>
            <w:rStyle w:val="Hyperlink"/>
          </w:rPr>
          <w:delText>https://www.waru.edu/sites/default/files/2026-01/ARJ110%20Content%20111025%20REBRAND_PK_508_Article1.pdf</w:delText>
        </w:r>
        <w:r w:rsidDel="00D5208F">
          <w:fldChar w:fldCharType="end"/>
        </w:r>
        <w:r w:rsidRPr="00701D86" w:rsidDel="00D5208F">
          <w:delText xml:space="preserve">. Accessed </w:delText>
        </w:r>
      </w:del>
      <w:ins w:id="1082" w:author="Adam Beatty" w:date="2026-07-19T14:40:00Z" w16du:dateUtc="2026-07-19T13:40:00Z">
        <w:del w:id="1083" w:author="Adam Beatty" w:date="2026-07-20T11:01:00Z" w16du:dateUtc="2026-07-20T10:01:00Z">
          <w:r w:rsidR="00E77FC2" w:rsidDel="00D5208F">
            <w:delText xml:space="preserve">, accessed </w:delText>
          </w:r>
        </w:del>
      </w:ins>
      <w:del w:id="1084" w:author="Adam Beatty" w:date="2026-07-20T11:01:00Z" w16du:dateUtc="2026-07-20T10:01:00Z">
        <w:r w:rsidRPr="00701D86" w:rsidDel="00D5208F">
          <w:delText>18 July 2026.</w:delText>
        </w:r>
        <w:r w:rsidDel="00D5208F">
          <w:delText xml:space="preserve"> </w:delText>
        </w:r>
      </w:del>
    </w:p>
  </w:footnote>
  <w:footnote w:id="100">
    <w:p w14:paraId="4C606BD2" w14:textId="77777777" w:rsidR="005B2D72" w:rsidRPr="00F0039E" w:rsidDel="00D5208F" w:rsidRDefault="005B2D72" w:rsidP="005B2D72">
      <w:pPr>
        <w:pStyle w:val="FootnoteText"/>
        <w:rPr>
          <w:del w:id="1085" w:author="Adam Beatty" w:date="2026-07-20T11:01:00Z" w16du:dateUtc="2026-07-20T10:01:00Z"/>
          <w:lang w:val="en-GB"/>
        </w:rPr>
      </w:pPr>
      <w:del w:id="1086" w:author="Adam Beatty" w:date="2026-07-20T11:01:00Z" w16du:dateUtc="2026-07-20T10:01:00Z">
        <w:r w:rsidDel="00D5208F">
          <w:rPr>
            <w:rStyle w:val="FootnoteReference"/>
          </w:rPr>
          <w:footnoteRef/>
        </w:r>
        <w:r w:rsidDel="00D5208F">
          <w:delText xml:space="preserve"> Ibid.</w:delText>
        </w:r>
      </w:del>
    </w:p>
  </w:footnote>
  <w:footnote w:id="101">
    <w:p w14:paraId="2A15346D" w14:textId="6B969FCD" w:rsidR="005B2D72" w:rsidRPr="006E5AF0" w:rsidDel="00573369" w:rsidRDefault="005B2D72" w:rsidP="005B2D72">
      <w:pPr>
        <w:pStyle w:val="FootnoteText"/>
        <w:rPr>
          <w:del w:id="1089" w:author="Adam Beatty" w:date="2026-07-19T21:37:00Z" w16du:dateUtc="2026-07-19T20:37:00Z"/>
          <w:lang w:val="en-GB"/>
        </w:rPr>
      </w:pPr>
      <w:del w:id="1090" w:author="Adam Beatty" w:date="2026-07-19T21:37:00Z" w16du:dateUtc="2026-07-19T20:37:00Z">
        <w:r w:rsidDel="00573369">
          <w:rPr>
            <w:rStyle w:val="FootnoteReference"/>
          </w:rPr>
          <w:footnoteRef/>
        </w:r>
        <w:r w:rsidDel="00573369">
          <w:delText xml:space="preserve"> </w:delText>
        </w:r>
      </w:del>
      <w:ins w:id="1091" w:author="Adam Beatty" w:date="2026-07-19T21:27:00Z">
        <w:del w:id="1092" w:author="Adam Beatty" w:date="2026-07-19T21:37:00Z" w16du:dateUtc="2026-07-19T20:37:00Z">
          <w:r w:rsidR="002C182E" w:rsidRPr="002C182E" w:rsidDel="00573369">
            <w:delText xml:space="preserve">Cosmo Curtatone and John Nagl, "How the United States Is Learning from Drone Warfare in Ukraine," </w:delText>
          </w:r>
          <w:r w:rsidR="002C182E" w:rsidRPr="002C182E" w:rsidDel="00573369">
            <w:rPr>
              <w:i/>
              <w:iCs/>
            </w:rPr>
            <w:delText>Small Wars Journal</w:delText>
          </w:r>
          <w:r w:rsidR="002C182E" w:rsidRPr="002C182E" w:rsidDel="00573369">
            <w:delText xml:space="preserve">, June 2026, </w:delText>
          </w:r>
          <w:r w:rsidR="002C182E" w:rsidRPr="002C182E" w:rsidDel="00573369">
            <w:fldChar w:fldCharType="begin"/>
          </w:r>
          <w:r w:rsidR="002C182E" w:rsidRPr="002C182E" w:rsidDel="00573369">
            <w:delInstrText>HYPERLINK "https://smallwarsjournal.com/2026/06/17/how-the-united-states-is-learning-from-drone-warfare-in-ukraine/"</w:delInstrText>
          </w:r>
          <w:r w:rsidR="002C182E" w:rsidRPr="002C182E" w:rsidDel="00573369">
            <w:fldChar w:fldCharType="separate"/>
          </w:r>
          <w:r w:rsidR="002C182E" w:rsidRPr="002C182E" w:rsidDel="00573369">
            <w:rPr>
              <w:rStyle w:val="Hyperlink"/>
            </w:rPr>
            <w:delText>https://smallwarsjournal.com/2026/06/17/how-the-united-states-is-learning-from-drone-warfare-in-ukraine/</w:delText>
          </w:r>
        </w:del>
      </w:ins>
      <w:ins w:id="1093" w:author="Adam Beatty" w:date="2026-07-19T21:27:00Z" w16du:dateUtc="2026-07-19T20:27:00Z">
        <w:del w:id="1094" w:author="Adam Beatty" w:date="2026-07-19T21:37:00Z" w16du:dateUtc="2026-07-19T20:37:00Z">
          <w:r w:rsidR="002C182E" w:rsidRPr="002C182E" w:rsidDel="00573369">
            <w:fldChar w:fldCharType="end"/>
          </w:r>
        </w:del>
      </w:ins>
      <w:ins w:id="1095" w:author="Adam Beatty" w:date="2026-07-19T21:27:00Z">
        <w:del w:id="1096" w:author="Adam Beatty" w:date="2026-07-19T21:37:00Z" w16du:dateUtc="2026-07-19T20:37:00Z">
          <w:r w:rsidR="002C182E" w:rsidRPr="002C182E" w:rsidDel="00573369">
            <w:delText>, accessed 17 July 2026.</w:delText>
          </w:r>
        </w:del>
      </w:ins>
      <w:del w:id="1097" w:author="Adam Beatty" w:date="2026-07-19T21:37:00Z" w16du:dateUtc="2026-07-19T20:37:00Z">
        <w:r w:rsidDel="00573369">
          <w:delText xml:space="preserve">Cosmo Curtane and John Nagl. ‘How the United States is Learning from Drone Warfare in Ukraine’. Small Wars Journal. June 2026. </w:delText>
        </w:r>
        <w:r w:rsidDel="00573369">
          <w:fldChar w:fldCharType="begin"/>
        </w:r>
        <w:r w:rsidDel="00573369">
          <w:delInstrText>HYPERLINK "https://smallwarsjournal.com/2026/06/17/how-the-united-states-is-learning-from-drone-warfare-in-ukraine/"</w:delInstrText>
        </w:r>
        <w:r w:rsidDel="00573369">
          <w:fldChar w:fldCharType="separate"/>
        </w:r>
        <w:r w:rsidRPr="003F4590" w:rsidDel="00573369">
          <w:rPr>
            <w:rStyle w:val="Hyperlink"/>
          </w:rPr>
          <w:delText>https://smallwarsjournal.com/2026/06/17/how-the-united-states-is-learning-from-drone-warfare-in-ukraine/</w:delText>
        </w:r>
        <w:r w:rsidDel="00573369">
          <w:fldChar w:fldCharType="end"/>
        </w:r>
        <w:r w:rsidDel="00573369">
          <w:delText>. Accessed 17 July 2026.</w:delText>
        </w:r>
      </w:del>
    </w:p>
  </w:footnote>
  <w:footnote w:id="102">
    <w:p w14:paraId="0A890AF9" w14:textId="6EBD3D8D" w:rsidR="005B2D72" w:rsidRPr="00D53BBE" w:rsidDel="00D5208F" w:rsidRDefault="005B2D72" w:rsidP="005B2D72">
      <w:pPr>
        <w:pStyle w:val="FootnoteText"/>
        <w:rPr>
          <w:del w:id="1108" w:author="Adam Beatty" w:date="2026-07-20T11:01:00Z" w16du:dateUtc="2026-07-20T10:01:00Z"/>
          <w:rPrChange w:id="1109" w:author="Adam Beatty" w:date="2026-07-19T20:58:00Z" w16du:dateUtc="2026-07-19T19:58:00Z">
            <w:rPr>
              <w:del w:id="1110" w:author="Adam Beatty" w:date="2026-07-20T11:01:00Z" w16du:dateUtc="2026-07-20T10:01:00Z"/>
              <w:lang w:val="en-GB"/>
            </w:rPr>
          </w:rPrChange>
        </w:rPr>
      </w:pPr>
      <w:del w:id="1111" w:author="Adam Beatty" w:date="2026-07-20T11:01:00Z" w16du:dateUtc="2026-07-20T10:01:00Z">
        <w:r w:rsidDel="00D5208F">
          <w:rPr>
            <w:rStyle w:val="FootnoteReference"/>
          </w:rPr>
          <w:footnoteRef/>
        </w:r>
        <w:r w:rsidDel="00D5208F">
          <w:delText xml:space="preserve"> </w:delText>
        </w:r>
      </w:del>
      <w:ins w:id="1112" w:author="Adam Beatty" w:date="2026-07-19T20:58:00Z">
        <w:del w:id="1113" w:author="Adam Beatty" w:date="2026-07-20T11:01:00Z" w16du:dateUtc="2026-07-20T10:01:00Z">
          <w:r w:rsidR="00D53BBE" w:rsidRPr="00D53BBE" w:rsidDel="00D5208F">
            <w:delText xml:space="preserve">Crenshaw, Lou. “Military Power Begins with Industrial Strength.” </w:delText>
          </w:r>
          <w:r w:rsidR="00D53BBE" w:rsidRPr="00D53BBE" w:rsidDel="00D5208F">
            <w:rPr>
              <w:i/>
              <w:iCs/>
            </w:rPr>
            <w:delText>DefenseScoop</w:delText>
          </w:r>
          <w:r w:rsidR="00D53BBE" w:rsidRPr="00D53BBE" w:rsidDel="00D5208F">
            <w:delText xml:space="preserve">, 18 February 2026. Available at: </w:delText>
          </w:r>
          <w:r w:rsidR="00D53BBE" w:rsidRPr="00D53BBE" w:rsidDel="00D5208F">
            <w:fldChar w:fldCharType="begin"/>
          </w:r>
          <w:r w:rsidR="00D53BBE" w:rsidRPr="00D53BBE" w:rsidDel="00D5208F">
            <w:delInstrText>HYPERLINK "https://defensescoop.com/2026/02/18/military-power-begins-with-industrial-strength/"</w:delInstrText>
          </w:r>
          <w:r w:rsidR="00D53BBE" w:rsidRPr="00D53BBE" w:rsidDel="00D5208F">
            <w:fldChar w:fldCharType="separate"/>
          </w:r>
          <w:r w:rsidR="00D53BBE" w:rsidRPr="00D53BBE" w:rsidDel="00D5208F">
            <w:rPr>
              <w:rStyle w:val="Hyperlink"/>
            </w:rPr>
            <w:delText>https://defensescoop.com/2026/02/18/military-power-begins-with-industrial-strength/</w:delText>
          </w:r>
        </w:del>
      </w:ins>
      <w:ins w:id="1114" w:author="Adam Beatty" w:date="2026-07-19T20:58:00Z" w16du:dateUtc="2026-07-19T19:58:00Z">
        <w:del w:id="1115" w:author="Adam Beatty" w:date="2026-07-20T11:01:00Z" w16du:dateUtc="2026-07-20T10:01:00Z">
          <w:r w:rsidR="00D53BBE" w:rsidRPr="00D53BBE" w:rsidDel="00D5208F">
            <w:fldChar w:fldCharType="end"/>
          </w:r>
        </w:del>
      </w:ins>
      <w:ins w:id="1116" w:author="Adam Beatty" w:date="2026-07-19T20:58:00Z">
        <w:del w:id="1117" w:author="Adam Beatty" w:date="2026-07-20T11:01:00Z" w16du:dateUtc="2026-07-20T10:01:00Z">
          <w:r w:rsidR="00D53BBE" w:rsidRPr="00D53BBE" w:rsidDel="00D5208F">
            <w:delText xml:space="preserve"> (accessed 18 July 2026); Amoah, Macdonald, Morgan Bazilian, Jahara Matisek and Katrina Schweiker. “The Drone Supply Chain War: Identifying the Chokepoints to Making a Drone.” Center for Strategic and International Studies, 9 December 2025. Available at: </w:delText>
          </w:r>
          <w:r w:rsidR="00D53BBE" w:rsidRPr="00D53BBE" w:rsidDel="00D5208F">
            <w:fldChar w:fldCharType="begin"/>
          </w:r>
          <w:r w:rsidR="00D53BBE" w:rsidRPr="00D53BBE" w:rsidDel="00D5208F">
            <w:delInstrText>HYPERLINK "https://www.csis.org/analysis/drone-supply-chain-war-identifying-chokepoints-making-drone"</w:delInstrText>
          </w:r>
          <w:r w:rsidR="00D53BBE" w:rsidRPr="00D53BBE" w:rsidDel="00D5208F">
            <w:fldChar w:fldCharType="separate"/>
          </w:r>
          <w:r w:rsidR="00D53BBE" w:rsidRPr="00D53BBE" w:rsidDel="00D5208F">
            <w:rPr>
              <w:rStyle w:val="Hyperlink"/>
            </w:rPr>
            <w:delText>https://www.csis.org/analysis/drone-supply-chain-war-identifying-chokepoints-making-drone</w:delText>
          </w:r>
        </w:del>
      </w:ins>
      <w:ins w:id="1118" w:author="Adam Beatty" w:date="2026-07-19T20:58:00Z" w16du:dateUtc="2026-07-19T19:58:00Z">
        <w:del w:id="1119" w:author="Adam Beatty" w:date="2026-07-20T11:01:00Z" w16du:dateUtc="2026-07-20T10:01:00Z">
          <w:r w:rsidR="00D53BBE" w:rsidRPr="00D53BBE" w:rsidDel="00D5208F">
            <w:fldChar w:fldCharType="end"/>
          </w:r>
        </w:del>
      </w:ins>
      <w:ins w:id="1120" w:author="Adam Beatty" w:date="2026-07-19T20:58:00Z">
        <w:del w:id="1121" w:author="Adam Beatty" w:date="2026-07-20T11:01:00Z" w16du:dateUtc="2026-07-20T10:01:00Z">
          <w:r w:rsidR="00D53BBE" w:rsidRPr="00D53BBE" w:rsidDel="00D5208F">
            <w:delText xml:space="preserve"> (accessed 19 July 2026).</w:delText>
          </w:r>
        </w:del>
      </w:ins>
      <w:del w:id="1122" w:author="Adam Beatty" w:date="2026-07-20T11:01:00Z" w16du:dateUtc="2026-07-20T10:01:00Z">
        <w:r w:rsidDel="00D5208F">
          <w:delText xml:space="preserve">Vice Adm Lou Crenshaw (Ret.). ‘Military power begins with industrial stregth’. Defensescoop. February 2026. </w:delText>
        </w:r>
        <w:r w:rsidDel="00D5208F">
          <w:fldChar w:fldCharType="begin"/>
        </w:r>
        <w:r w:rsidDel="00D5208F">
          <w:delInstrText>HYPERLINK "https://defensescoop.com/2026/02/18/military-power-begins-with-industrial-strength/"</w:delInstrText>
        </w:r>
        <w:r w:rsidDel="00D5208F">
          <w:fldChar w:fldCharType="separate"/>
        </w:r>
        <w:r w:rsidRPr="003F4590" w:rsidDel="00D5208F">
          <w:rPr>
            <w:rStyle w:val="Hyperlink"/>
          </w:rPr>
          <w:delText>https://defensescoop.com/2026/02/18/military-power-begins-with-industrial-strength/</w:delText>
        </w:r>
        <w:r w:rsidDel="00D5208F">
          <w:fldChar w:fldCharType="end"/>
        </w:r>
        <w:r w:rsidDel="00D5208F">
          <w:delText>. Accessed on 18 July 2026.</w:delText>
        </w:r>
      </w:del>
    </w:p>
  </w:footnote>
  <w:footnote w:id="103">
    <w:p w14:paraId="4676AFF9" w14:textId="6E863F9E" w:rsidR="005B2D72" w:rsidRPr="00291034" w:rsidDel="00EB67D2" w:rsidRDefault="005B2D72" w:rsidP="005B2D72">
      <w:pPr>
        <w:pStyle w:val="FootnoteText"/>
        <w:rPr>
          <w:del w:id="1124" w:author="Adam Beatty" w:date="2026-07-19T22:34:00Z" w16du:dateUtc="2026-07-19T21:34:00Z"/>
          <w:rPrChange w:id="1125" w:author="Adam Beatty" w:date="2026-07-19T20:43:00Z" w16du:dateUtc="2026-07-19T19:43:00Z">
            <w:rPr>
              <w:del w:id="1126" w:author="Adam Beatty" w:date="2026-07-19T22:34:00Z" w16du:dateUtc="2026-07-19T21:34:00Z"/>
              <w:lang w:val="en-GB"/>
            </w:rPr>
          </w:rPrChange>
        </w:rPr>
      </w:pPr>
      <w:del w:id="1127" w:author="Adam Beatty" w:date="2026-07-19T22:34:00Z" w16du:dateUtc="2026-07-19T21:34:00Z">
        <w:r w:rsidDel="00EB67D2">
          <w:rPr>
            <w:rStyle w:val="FootnoteReference"/>
          </w:rPr>
          <w:footnoteRef/>
        </w:r>
        <w:r w:rsidDel="00EB67D2">
          <w:delText xml:space="preserve"> </w:delText>
        </w:r>
      </w:del>
      <w:ins w:id="1128" w:author="Adam Beatty" w:date="2026-07-19T20:47:00Z">
        <w:del w:id="1129" w:author="Adam Beatty" w:date="2026-07-19T22:34:00Z" w16du:dateUtc="2026-07-19T21:34:00Z">
          <w:r w:rsidR="00551575" w:rsidRPr="00551575" w:rsidDel="00EB67D2">
            <w:delText xml:space="preserve">Gallagher, Conor. “As Ireland Strengthens Its Military, One Country and Company Gain the Most.” </w:delText>
          </w:r>
          <w:r w:rsidR="00551575" w:rsidRPr="00551575" w:rsidDel="00EB67D2">
            <w:rPr>
              <w:i/>
              <w:iCs/>
            </w:rPr>
            <w:delText>Irish Times</w:delText>
          </w:r>
          <w:r w:rsidR="00551575" w:rsidRPr="00551575" w:rsidDel="00EB67D2">
            <w:delText xml:space="preserve">, 24 January 2026. Available at: </w:delText>
          </w:r>
          <w:r w:rsidR="00551575" w:rsidRPr="00551575" w:rsidDel="00EB67D2">
            <w:fldChar w:fldCharType="begin"/>
          </w:r>
          <w:r w:rsidR="00551575" w:rsidRPr="00551575" w:rsidDel="00EB67D2">
            <w:delInstrText>HYPERLINK "https://www.irishtimes.com/ireland/2026/01/24/as-ireland-strengthens-its-military-one-country-and-company-gain-the-most/?utm_source=chatgpt.com" \t "_new"</w:delInstrText>
          </w:r>
          <w:r w:rsidR="00551575" w:rsidRPr="00551575" w:rsidDel="00EB67D2">
            <w:fldChar w:fldCharType="separate"/>
          </w:r>
          <w:r w:rsidR="00551575" w:rsidRPr="00551575" w:rsidDel="00EB67D2">
            <w:rPr>
              <w:rStyle w:val="Hyperlink"/>
            </w:rPr>
            <w:delText>https://www.irishtimes.com/ireland/2026/01/24/as-ireland-strengthens-its-military-one-country-and-company-gain-the-most/</w:delText>
          </w:r>
        </w:del>
      </w:ins>
      <w:ins w:id="1130" w:author="Adam Beatty" w:date="2026-07-19T20:47:00Z" w16du:dateUtc="2026-07-19T19:47:00Z">
        <w:del w:id="1131" w:author="Adam Beatty" w:date="2026-07-19T22:34:00Z" w16du:dateUtc="2026-07-19T21:34:00Z">
          <w:r w:rsidR="00551575" w:rsidRPr="00551575" w:rsidDel="00EB67D2">
            <w:fldChar w:fldCharType="end"/>
          </w:r>
        </w:del>
      </w:ins>
      <w:ins w:id="1132" w:author="Adam Beatty" w:date="2026-07-19T20:47:00Z">
        <w:del w:id="1133" w:author="Adam Beatty" w:date="2026-07-19T22:34:00Z" w16du:dateUtc="2026-07-19T21:34:00Z">
          <w:r w:rsidR="00551575" w:rsidRPr="00551575" w:rsidDel="00EB67D2">
            <w:delText xml:space="preserve"> (accessed 19 July 2026). </w:delText>
          </w:r>
        </w:del>
      </w:ins>
      <w:del w:id="1134" w:author="Adam Beatty" w:date="2026-07-19T22:34:00Z" w16du:dateUtc="2026-07-19T21:34:00Z">
        <w:r w:rsidDel="00EB67D2">
          <w:delText>Marium Halstian. ‘A First Point View: Examining Ukraine’s Drone Industry’. Georgetown Security Studies Review 2026. 2026.</w:delText>
        </w:r>
        <w:r w:rsidRPr="00B91553" w:rsidDel="00EB67D2">
          <w:delText xml:space="preserve"> </w:delText>
        </w:r>
        <w:r w:rsidDel="00EB67D2">
          <w:fldChar w:fldCharType="begin"/>
        </w:r>
        <w:r w:rsidDel="00EB67D2">
          <w:delInstrText>HYPERLINK "https://gssr.georgetown.edu/the-forum/regions/eurasia/a-first-point-view-examining-ukraines-drone-industry/"</w:delInstrText>
        </w:r>
        <w:r w:rsidDel="00EB67D2">
          <w:fldChar w:fldCharType="separate"/>
        </w:r>
        <w:r w:rsidRPr="003F4590" w:rsidDel="00EB67D2">
          <w:rPr>
            <w:rStyle w:val="Hyperlink"/>
          </w:rPr>
          <w:delText>https://gssr.georgetown.edu/the-forum/regions/eurasia/a-first-point-view-examining-ukraines-drone-industry/</w:delText>
        </w:r>
        <w:r w:rsidDel="00EB67D2">
          <w:fldChar w:fldCharType="end"/>
        </w:r>
        <w:r w:rsidDel="00EB67D2">
          <w:delText>. Accessed 18 July 2026.</w:delText>
        </w:r>
      </w:del>
    </w:p>
  </w:footnote>
  <w:footnote w:id="104">
    <w:p w14:paraId="5249C22A" w14:textId="47F411D1" w:rsidR="005B2D72" w:rsidRPr="00B91553" w:rsidDel="00D5208F" w:rsidRDefault="005B2D72" w:rsidP="005B2D72">
      <w:pPr>
        <w:pStyle w:val="FootnoteText"/>
        <w:rPr>
          <w:del w:id="1136" w:author="Adam Beatty" w:date="2026-07-20T11:01:00Z" w16du:dateUtc="2026-07-20T10:01:00Z"/>
          <w:lang w:val="en-GB"/>
        </w:rPr>
      </w:pPr>
      <w:del w:id="1137" w:author="Adam Beatty" w:date="2026-07-20T11:01:00Z" w16du:dateUtc="2026-07-20T10:01:00Z">
        <w:r w:rsidDel="00D5208F">
          <w:rPr>
            <w:rStyle w:val="FootnoteReference"/>
          </w:rPr>
          <w:footnoteRef/>
        </w:r>
        <w:r w:rsidDel="00D5208F">
          <w:delText xml:space="preserve"> </w:delText>
        </w:r>
      </w:del>
      <w:ins w:id="1138" w:author="Adam Beatty" w:date="2026-07-19T20:49:00Z">
        <w:del w:id="1139" w:author="Adam Beatty" w:date="2026-07-20T11:01:00Z" w16du:dateUtc="2026-07-20T10:01:00Z">
          <w:r w:rsidR="00AA3292" w:rsidRPr="00AA3292" w:rsidDel="00D5208F">
            <w:delText xml:space="preserve">Rob Tollast, "Drones: Decoupling Supply Chains from China," RUSI Research Paper (London: Royal United Services Institute, November 2025), 1–24, </w:delText>
          </w:r>
          <w:r w:rsidR="00AA3292" w:rsidRPr="00AA3292" w:rsidDel="00D5208F">
            <w:fldChar w:fldCharType="begin"/>
          </w:r>
          <w:r w:rsidR="00AA3292" w:rsidRPr="00AA3292" w:rsidDel="00D5208F">
            <w:delInstrText>HYPERLINK "https://static.rusi.org/rp-drone-supply-chains-china-nov-2025_0.pdf"</w:delInstrText>
          </w:r>
          <w:r w:rsidR="00AA3292" w:rsidRPr="00AA3292" w:rsidDel="00D5208F">
            <w:fldChar w:fldCharType="separate"/>
          </w:r>
          <w:r w:rsidR="00AA3292" w:rsidRPr="00AA3292" w:rsidDel="00D5208F">
            <w:rPr>
              <w:rStyle w:val="Hyperlink"/>
            </w:rPr>
            <w:delText>https://static.rusi.org/rp-drone-supply-chains-china-nov-2025_0.pdf</w:delText>
          </w:r>
        </w:del>
      </w:ins>
      <w:ins w:id="1140" w:author="Adam Beatty" w:date="2026-07-19T20:49:00Z" w16du:dateUtc="2026-07-19T19:49:00Z">
        <w:del w:id="1141" w:author="Adam Beatty" w:date="2026-07-20T11:01:00Z" w16du:dateUtc="2026-07-20T10:01:00Z">
          <w:r w:rsidR="00AA3292" w:rsidRPr="00AA3292" w:rsidDel="00D5208F">
            <w:fldChar w:fldCharType="end"/>
          </w:r>
        </w:del>
      </w:ins>
      <w:ins w:id="1142" w:author="Adam Beatty" w:date="2026-07-19T20:49:00Z">
        <w:del w:id="1143" w:author="Adam Beatty" w:date="2026-07-20T11:01:00Z" w16du:dateUtc="2026-07-20T10:01:00Z">
          <w:r w:rsidR="00AA3292" w:rsidRPr="00AA3292" w:rsidDel="00D5208F">
            <w:delText>, accessed 17 March 2026.</w:delText>
          </w:r>
          <w:r w:rsidR="00AA3292" w:rsidRPr="00AA3292" w:rsidDel="00D5208F">
            <w:rPr>
              <w:lang w:val="en-GB"/>
            </w:rPr>
            <w:delText xml:space="preserve"> </w:delText>
          </w:r>
        </w:del>
      </w:ins>
      <w:del w:id="1144" w:author="Adam Beatty" w:date="2026-07-20T11:01:00Z" w16du:dateUtc="2026-07-20T10:01:00Z">
        <w:r w:rsidDel="00D5208F">
          <w:rPr>
            <w:lang w:val="en-GB"/>
          </w:rPr>
          <w:delText>Ibid.</w:delText>
        </w:r>
      </w:del>
    </w:p>
  </w:footnote>
  <w:footnote w:id="105">
    <w:p w14:paraId="72AAB5DF" w14:textId="2DD043BE" w:rsidR="005B2D72" w:rsidRPr="00F0039E" w:rsidDel="00D5208F" w:rsidRDefault="005B2D72" w:rsidP="005B2D72">
      <w:pPr>
        <w:pStyle w:val="FootnoteText"/>
        <w:rPr>
          <w:del w:id="1147" w:author="Adam Beatty" w:date="2026-07-20T11:01:00Z" w16du:dateUtc="2026-07-20T10:01:00Z"/>
          <w:lang w:val="en-GB"/>
        </w:rPr>
      </w:pPr>
      <w:del w:id="1148" w:author="Adam Beatty" w:date="2026-07-20T11:01:00Z" w16du:dateUtc="2026-07-20T10:01:00Z">
        <w:r w:rsidDel="00D5208F">
          <w:rPr>
            <w:rStyle w:val="FootnoteReference"/>
          </w:rPr>
          <w:footnoteRef/>
        </w:r>
        <w:r w:rsidDel="00D5208F">
          <w:delText xml:space="preserve"> </w:delText>
        </w:r>
      </w:del>
      <w:ins w:id="1149" w:author="Adam Beatty" w:date="2026-07-19T20:55:00Z">
        <w:del w:id="1150" w:author="Adam Beatty" w:date="2026-07-20T11:01:00Z" w16du:dateUtc="2026-07-20T10:01:00Z">
          <w:r w:rsidR="00367DFC" w:rsidRPr="00367DFC" w:rsidDel="00D5208F">
            <w:delText xml:space="preserve">Rakowsky, Nina. “Cheap Weapons, Expensive Consequences: How Ukraine Is Rewriting the Rules of Warfare Dominance.” Center for Slavic, East European and Eurasian Studies, Ohio State University, 24 June 2026. Available at: </w:delText>
          </w:r>
          <w:r w:rsidR="00367DFC" w:rsidRPr="00367DFC" w:rsidDel="00D5208F">
            <w:fldChar w:fldCharType="begin"/>
          </w:r>
          <w:r w:rsidR="00367DFC" w:rsidRPr="00367DFC" w:rsidDel="00D5208F">
            <w:delInstrText>HYPERLINK "https://slaviccenter.osu.edu/news/cheap-weapons-expensive-consequences-how-ukraine-rewriting-rules-warfare-dominance?utm_source=chatgpt.com" \t "_new"</w:delInstrText>
          </w:r>
          <w:r w:rsidR="00367DFC" w:rsidRPr="00367DFC" w:rsidDel="00D5208F">
            <w:fldChar w:fldCharType="separate"/>
          </w:r>
          <w:r w:rsidR="00367DFC" w:rsidRPr="00367DFC" w:rsidDel="00D5208F">
            <w:rPr>
              <w:rStyle w:val="Hyperlink"/>
            </w:rPr>
            <w:delText>https://slaviccenter.osu.edu/news/cheap-weapons-expensive-consequences-how-ukraine-rewriting-rules-warfare-dominance</w:delText>
          </w:r>
        </w:del>
      </w:ins>
      <w:ins w:id="1151" w:author="Adam Beatty" w:date="2026-07-19T20:55:00Z" w16du:dateUtc="2026-07-19T19:55:00Z">
        <w:del w:id="1152" w:author="Adam Beatty" w:date="2026-07-20T11:01:00Z" w16du:dateUtc="2026-07-20T10:01:00Z">
          <w:r w:rsidR="00367DFC" w:rsidRPr="00367DFC" w:rsidDel="00D5208F">
            <w:fldChar w:fldCharType="end"/>
          </w:r>
        </w:del>
      </w:ins>
      <w:ins w:id="1153" w:author="Adam Beatty" w:date="2026-07-19T20:55:00Z">
        <w:del w:id="1154" w:author="Adam Beatty" w:date="2026-07-20T11:01:00Z" w16du:dateUtc="2026-07-20T10:01:00Z">
          <w:r w:rsidR="00367DFC" w:rsidRPr="00367DFC" w:rsidDel="00D5208F">
            <w:delText xml:space="preserve"> (accessed 18 July 2026); Bronk, Justin and Jack Watling. </w:delText>
          </w:r>
          <w:r w:rsidR="00367DFC" w:rsidRPr="00367DFC" w:rsidDel="00D5208F">
            <w:rPr>
              <w:i/>
              <w:iCs/>
            </w:rPr>
            <w:delText>Mass Precision Strike: Designing UAV Complexes for Land Forces</w:delText>
          </w:r>
          <w:r w:rsidR="00367DFC" w:rsidRPr="00367DFC" w:rsidDel="00D5208F">
            <w:delText xml:space="preserve">. London: Royal United Services Institute for Defence and Security Studies, 2024. Available at: </w:delText>
          </w:r>
          <w:r w:rsidR="00367DFC" w:rsidRPr="00367DFC" w:rsidDel="00D5208F">
            <w:fldChar w:fldCharType="begin"/>
          </w:r>
          <w:r w:rsidR="00367DFC" w:rsidRPr="00367DFC" w:rsidDel="00D5208F">
            <w:delInstrText>HYPERLINK "https://static.rusi.org/mass-precision-strike-final.pdf?utm_source=chatgpt.com" \t "_new"</w:delInstrText>
          </w:r>
          <w:r w:rsidR="00367DFC" w:rsidRPr="00367DFC" w:rsidDel="00D5208F">
            <w:fldChar w:fldCharType="separate"/>
          </w:r>
          <w:r w:rsidR="00367DFC" w:rsidRPr="00367DFC" w:rsidDel="00D5208F">
            <w:rPr>
              <w:rStyle w:val="Hyperlink"/>
            </w:rPr>
            <w:delText>https://static.rusi.org/mass-precision-strike-final.pdf</w:delText>
          </w:r>
        </w:del>
      </w:ins>
      <w:ins w:id="1155" w:author="Adam Beatty" w:date="2026-07-19T20:55:00Z" w16du:dateUtc="2026-07-19T19:55:00Z">
        <w:del w:id="1156" w:author="Adam Beatty" w:date="2026-07-20T11:01:00Z" w16du:dateUtc="2026-07-20T10:01:00Z">
          <w:r w:rsidR="00367DFC" w:rsidRPr="00367DFC" w:rsidDel="00D5208F">
            <w:fldChar w:fldCharType="end"/>
          </w:r>
        </w:del>
      </w:ins>
      <w:ins w:id="1157" w:author="Adam Beatty" w:date="2026-07-19T20:55:00Z">
        <w:del w:id="1158" w:author="Adam Beatty" w:date="2026-07-20T11:01:00Z" w16du:dateUtc="2026-07-20T10:01:00Z">
          <w:r w:rsidR="00367DFC" w:rsidRPr="00367DFC" w:rsidDel="00D5208F">
            <w:delText xml:space="preserve"> (accessed 16 December 2025).</w:delText>
          </w:r>
        </w:del>
      </w:ins>
      <w:del w:id="1159" w:author="Adam Beatty" w:date="2026-07-20T11:01:00Z" w16du:dateUtc="2026-07-20T10:01:00Z">
        <w:r w:rsidDel="00D5208F">
          <w:delText xml:space="preserve">Center for Slavic, East European and Eurasian Studies. ‘Cheap Weapons, Expensive Consequences: How Ukraine is rewriting the rules of warfare dominance’. Ohio State University. June 2026. </w:delText>
        </w:r>
        <w:r w:rsidDel="00D5208F">
          <w:fldChar w:fldCharType="begin"/>
        </w:r>
        <w:r w:rsidDel="00D5208F">
          <w:delInstrText>HYPERLINK "https://slaviccenter.osu.edu/news/cheap-weapons-expensive-consequences-how-ukraine-rewriting-rules-warfare-dominance"</w:delInstrText>
        </w:r>
        <w:r w:rsidDel="00D5208F">
          <w:fldChar w:fldCharType="separate"/>
        </w:r>
        <w:r w:rsidRPr="003F4590" w:rsidDel="00D5208F">
          <w:rPr>
            <w:rStyle w:val="Hyperlink"/>
          </w:rPr>
          <w:delText>https://slaviccenter.osu.edu/news/cheap-weapons-expensive-consequences-how-ukraine-rewriting-rules-warfare-dominance</w:delText>
        </w:r>
        <w:r w:rsidDel="00D5208F">
          <w:fldChar w:fldCharType="end"/>
        </w:r>
        <w:r w:rsidDel="00D5208F">
          <w:delText xml:space="preserve">. Accessed on 18 July 2026. </w:delText>
        </w:r>
      </w:del>
    </w:p>
  </w:footnote>
  <w:footnote w:id="106">
    <w:p w14:paraId="1A102C71" w14:textId="5A5CAFD9" w:rsidR="005B2D72" w:rsidRPr="00F0039E" w:rsidDel="00D5208F" w:rsidRDefault="005B2D72" w:rsidP="005B2D72">
      <w:pPr>
        <w:pStyle w:val="FootnoteText"/>
        <w:rPr>
          <w:del w:id="1163" w:author="Adam Beatty" w:date="2026-07-20T11:01:00Z" w16du:dateUtc="2026-07-20T10:01:00Z"/>
          <w:lang w:val="en-GB"/>
        </w:rPr>
      </w:pPr>
      <w:del w:id="1164" w:author="Adam Beatty" w:date="2026-07-20T11:01:00Z" w16du:dateUtc="2026-07-20T10:01:00Z">
        <w:r w:rsidDel="00D5208F">
          <w:rPr>
            <w:rStyle w:val="FootnoteReference"/>
          </w:rPr>
          <w:footnoteRef/>
        </w:r>
        <w:r w:rsidDel="00D5208F">
          <w:delText xml:space="preserve"> </w:delText>
        </w:r>
      </w:del>
      <w:ins w:id="1165" w:author="Adam Beatty" w:date="2026-07-19T21:02:00Z">
        <w:del w:id="1166" w:author="Adam Beatty" w:date="2026-07-20T11:01:00Z" w16du:dateUtc="2026-07-20T10:01:00Z">
          <w:r w:rsidR="00CE6CA3" w:rsidRPr="00CE6CA3" w:rsidDel="00D5208F">
            <w:delText xml:space="preserve">North Atlantic Treaty Organization. “Increasing Defence Industrial Production.” NATO, 8 July 2026. Available at: </w:delText>
          </w:r>
          <w:r w:rsidR="00CE6CA3" w:rsidRPr="00CE6CA3" w:rsidDel="00D5208F">
            <w:fldChar w:fldCharType="begin"/>
          </w:r>
          <w:r w:rsidR="00CE6CA3" w:rsidRPr="00CE6CA3" w:rsidDel="00D5208F">
            <w:delInstrText>HYPERLINK "https://www.nato.int/en/what-we-do/deterrence-and-defence/natos-role-in-defence-industry-production?utm_source=chatgpt.com" \t "_new"</w:delInstrText>
          </w:r>
          <w:r w:rsidR="00CE6CA3" w:rsidRPr="00CE6CA3" w:rsidDel="00D5208F">
            <w:fldChar w:fldCharType="separate"/>
          </w:r>
          <w:r w:rsidR="00CE6CA3" w:rsidRPr="00CE6CA3" w:rsidDel="00D5208F">
            <w:rPr>
              <w:rStyle w:val="Hyperlink"/>
            </w:rPr>
            <w:delText>https://www.nato.int/en/what-we-do/deterrence-and-defence/natos-role-in-defence-industry-production</w:delText>
          </w:r>
        </w:del>
      </w:ins>
      <w:ins w:id="1167" w:author="Adam Beatty" w:date="2026-07-19T21:02:00Z" w16du:dateUtc="2026-07-19T20:02:00Z">
        <w:del w:id="1168" w:author="Adam Beatty" w:date="2026-07-20T11:01:00Z" w16du:dateUtc="2026-07-20T10:01:00Z">
          <w:r w:rsidR="00CE6CA3" w:rsidRPr="00CE6CA3" w:rsidDel="00D5208F">
            <w:fldChar w:fldCharType="end"/>
          </w:r>
        </w:del>
      </w:ins>
      <w:ins w:id="1169" w:author="Adam Beatty" w:date="2026-07-19T21:02:00Z">
        <w:del w:id="1170" w:author="Adam Beatty" w:date="2026-07-20T11:01:00Z" w16du:dateUtc="2026-07-20T10:01:00Z">
          <w:r w:rsidR="00CE6CA3" w:rsidRPr="00CE6CA3" w:rsidDel="00D5208F">
            <w:delText xml:space="preserve"> (accessed 18 July 2026); North Atlantic Treaty Organization. “NATO Industrial Capacity Expansion Pledge.” NATO Official Text, 10 July 2024. Available at: </w:delText>
          </w:r>
          <w:r w:rsidR="00CE6CA3" w:rsidRPr="00CE6CA3" w:rsidDel="00D5208F">
            <w:fldChar w:fldCharType="begin"/>
          </w:r>
          <w:r w:rsidR="00CE6CA3" w:rsidRPr="00CE6CA3" w:rsidDel="00D5208F">
            <w:delInstrText>HYPERLINK "https://www.nato.int/en/about-us/official-texts-and-resources/official-texts/2024/07/10/nato-industrial-capacity-expansion-pledge?utm_source=chatgpt.com" \t "_new"</w:delInstrText>
          </w:r>
          <w:r w:rsidR="00CE6CA3" w:rsidRPr="00CE6CA3" w:rsidDel="00D5208F">
            <w:fldChar w:fldCharType="separate"/>
          </w:r>
          <w:r w:rsidR="00CE6CA3" w:rsidRPr="00CE6CA3" w:rsidDel="00D5208F">
            <w:rPr>
              <w:rStyle w:val="Hyperlink"/>
            </w:rPr>
            <w:delText>https://www.nato.int/en/about-us/official-texts-and-resources/official-texts/2024/07/10/nato-industrial-capacity-expansion-pledge</w:delText>
          </w:r>
        </w:del>
      </w:ins>
      <w:ins w:id="1171" w:author="Adam Beatty" w:date="2026-07-19T21:02:00Z" w16du:dateUtc="2026-07-19T20:02:00Z">
        <w:del w:id="1172" w:author="Adam Beatty" w:date="2026-07-20T11:01:00Z" w16du:dateUtc="2026-07-20T10:01:00Z">
          <w:r w:rsidR="00CE6CA3" w:rsidRPr="00CE6CA3" w:rsidDel="00D5208F">
            <w:fldChar w:fldCharType="end"/>
          </w:r>
        </w:del>
      </w:ins>
      <w:ins w:id="1173" w:author="Adam Beatty" w:date="2026-07-19T21:02:00Z">
        <w:del w:id="1174" w:author="Adam Beatty" w:date="2026-07-20T11:01:00Z" w16du:dateUtc="2026-07-20T10:01:00Z">
          <w:r w:rsidR="00CE6CA3" w:rsidRPr="00CE6CA3" w:rsidDel="00D5208F">
            <w:delText xml:space="preserve"> (accessed 19 July 2026)</w:delText>
          </w:r>
        </w:del>
      </w:ins>
      <w:del w:id="1175" w:author="Adam Beatty" w:date="2026-07-20T11:01:00Z" w16du:dateUtc="2026-07-20T10:01:00Z">
        <w:r w:rsidDel="00D5208F">
          <w:delText xml:space="preserve">NATO. ‘Increasing defence Industry Production. NATO. July 2026. </w:delText>
        </w:r>
        <w:r w:rsidDel="00D5208F">
          <w:fldChar w:fldCharType="begin"/>
        </w:r>
        <w:r w:rsidDel="00D5208F">
          <w:delInstrText>HYPERLINK "https://www.nato.int/en/what-we-do/deterrence-and-defence/natos-role-in-defence-industry-production"</w:delInstrText>
        </w:r>
        <w:r w:rsidDel="00D5208F">
          <w:fldChar w:fldCharType="separate"/>
        </w:r>
        <w:r w:rsidRPr="003F4590" w:rsidDel="00D5208F">
          <w:rPr>
            <w:rStyle w:val="Hyperlink"/>
          </w:rPr>
          <w:delText>https://www.nato.int/en/what-we-do/deterrence-and-defence/natos-role-in-defence-industry-production</w:delText>
        </w:r>
        <w:r w:rsidDel="00D5208F">
          <w:fldChar w:fldCharType="end"/>
        </w:r>
        <w:r w:rsidDel="00D5208F">
          <w:delText xml:space="preserve">. Accessed on 18 July 2026. </w:delText>
        </w:r>
      </w:del>
    </w:p>
  </w:footnote>
  <w:footnote w:id="107">
    <w:p w14:paraId="7985AB69" w14:textId="77777777" w:rsidR="005B2D72" w:rsidRPr="00F0039E" w:rsidDel="0080164A" w:rsidRDefault="005B2D72" w:rsidP="005B2D72">
      <w:pPr>
        <w:pStyle w:val="FootnoteText"/>
        <w:rPr>
          <w:del w:id="1186" w:author="Adam Beatty" w:date="2026-07-19T21:45:00Z" w16du:dateUtc="2026-07-19T20:45:00Z"/>
          <w:lang w:val="en-GB"/>
        </w:rPr>
      </w:pPr>
      <w:del w:id="1187" w:author="Adam Beatty" w:date="2026-07-19T21:45:00Z" w16du:dateUtc="2026-07-19T20:45:00Z">
        <w:r w:rsidDel="0080164A">
          <w:rPr>
            <w:rStyle w:val="FootnoteReference"/>
          </w:rPr>
          <w:footnoteRef/>
        </w:r>
        <w:r w:rsidDel="0080164A">
          <w:delText xml:space="preserve"> </w:delText>
        </w:r>
      </w:del>
    </w:p>
  </w:footnote>
  <w:footnote w:id="108">
    <w:p w14:paraId="180DDC79" w14:textId="77777777" w:rsidR="005B2D72" w:rsidRPr="00F0039E" w:rsidDel="0080164A" w:rsidRDefault="005B2D72" w:rsidP="005B2D72">
      <w:pPr>
        <w:pStyle w:val="FootnoteText"/>
        <w:rPr>
          <w:del w:id="1193" w:author="Adam Beatty" w:date="2026-07-19T21:45:00Z" w16du:dateUtc="2026-07-19T20:45:00Z"/>
          <w:lang w:val="en-GB"/>
        </w:rPr>
      </w:pPr>
      <w:del w:id="1194" w:author="Adam Beatty" w:date="2026-07-19T21:45:00Z" w16du:dateUtc="2026-07-19T20:45:00Z">
        <w:r w:rsidDel="0080164A">
          <w:rPr>
            <w:rStyle w:val="FootnoteReference"/>
          </w:rPr>
          <w:footnoteRef/>
        </w:r>
        <w:r w:rsidDel="0080164A">
          <w:delText xml:space="preserve"> </w:delText>
        </w:r>
      </w:del>
    </w:p>
  </w:footnote>
  <w:footnote w:id="109">
    <w:p w14:paraId="66CFD536" w14:textId="1DB14EB3" w:rsidR="005B2D72" w:rsidRPr="00F0039E" w:rsidDel="00D5208F" w:rsidRDefault="005B2D72" w:rsidP="005B2D72">
      <w:pPr>
        <w:pStyle w:val="FootnoteText"/>
        <w:rPr>
          <w:del w:id="1204" w:author="Adam Beatty" w:date="2026-07-20T11:01:00Z" w16du:dateUtc="2026-07-20T10:01:00Z"/>
          <w:lang w:val="en-GB"/>
        </w:rPr>
      </w:pPr>
      <w:del w:id="1205" w:author="Adam Beatty" w:date="2026-07-20T11:01:00Z" w16du:dateUtc="2026-07-20T10:01:00Z">
        <w:r w:rsidDel="00D5208F">
          <w:rPr>
            <w:rStyle w:val="FootnoteReference"/>
          </w:rPr>
          <w:footnoteRef/>
        </w:r>
        <w:r w:rsidDel="00D5208F">
          <w:delText xml:space="preserve"> </w:delText>
        </w:r>
      </w:del>
      <w:ins w:id="1206" w:author="Adam Beatty" w:date="2026-07-19T21:49:00Z">
        <w:del w:id="1207" w:author="Adam Beatty" w:date="2026-07-20T11:01:00Z" w16du:dateUtc="2026-07-20T10:01:00Z">
          <w:r w:rsidR="0098230E" w:rsidRPr="0098230E" w:rsidDel="00D5208F">
            <w:delText>Connolly, "Contribution to Defence (Amendment) Bill 2024."</w:delText>
          </w:r>
        </w:del>
      </w:ins>
    </w:p>
  </w:footnote>
  <w:footnote w:id="110">
    <w:p w14:paraId="4E336EDA" w14:textId="56525184" w:rsidR="005B2D72" w:rsidRPr="00F0039E" w:rsidDel="00D5208F" w:rsidRDefault="005B2D72" w:rsidP="005B2D72">
      <w:pPr>
        <w:pStyle w:val="FootnoteText"/>
        <w:rPr>
          <w:del w:id="1215" w:author="Adam Beatty" w:date="2026-07-20T11:01:00Z" w16du:dateUtc="2026-07-20T10:01:00Z"/>
          <w:lang w:val="en-GB"/>
        </w:rPr>
      </w:pPr>
      <w:del w:id="1216" w:author="Adam Beatty" w:date="2026-07-20T11:01:00Z" w16du:dateUtc="2026-07-20T10:01:00Z">
        <w:r w:rsidDel="00D5208F">
          <w:rPr>
            <w:rStyle w:val="FootnoteReference"/>
          </w:rPr>
          <w:footnoteRef/>
        </w:r>
        <w:r w:rsidDel="00D5208F">
          <w:delText xml:space="preserve"> </w:delText>
        </w:r>
      </w:del>
      <w:ins w:id="1217" w:author="Adam Beatty" w:date="2026-07-19T23:00:00Z">
        <w:del w:id="1218" w:author="Adam Beatty" w:date="2026-07-20T11:01:00Z" w16du:dateUtc="2026-07-20T10:01:00Z">
          <w:r w:rsidR="00232E2B" w:rsidRPr="00232E2B" w:rsidDel="00D5208F">
            <w:delText xml:space="preserve">Government of Ireland, </w:delText>
          </w:r>
          <w:r w:rsidR="00232E2B" w:rsidRPr="00232E2B" w:rsidDel="00D5208F">
            <w:rPr>
              <w:i/>
              <w:iCs/>
            </w:rPr>
            <w:delText>AI – Here for Good: A National Artificial Intelligence Strategy for Ireland</w:delText>
          </w:r>
          <w:r w:rsidR="00232E2B" w:rsidRPr="00232E2B" w:rsidDel="00D5208F">
            <w:delText xml:space="preserve"> (Dublin: Department of Enterprise, Trade and Employment, July 2021), 22, </w:delText>
          </w:r>
          <w:r w:rsidR="00232E2B" w:rsidRPr="00232E2B" w:rsidDel="00D5208F">
            <w:fldChar w:fldCharType="begin"/>
          </w:r>
          <w:r w:rsidR="00232E2B" w:rsidRPr="00232E2B" w:rsidDel="00D5208F">
            <w:delInstrText>HYPERLINK "https://enterprise.gov.ie/en/publications/publication-files/national-ai-strategy.pdf"</w:delInstrText>
          </w:r>
          <w:r w:rsidR="00232E2B" w:rsidRPr="00232E2B" w:rsidDel="00D5208F">
            <w:fldChar w:fldCharType="separate"/>
          </w:r>
          <w:r w:rsidR="00232E2B" w:rsidRPr="00232E2B" w:rsidDel="00D5208F">
            <w:rPr>
              <w:rStyle w:val="Hyperlink"/>
            </w:rPr>
            <w:delText>https://enterprise.gov.ie/en/publications/publication-files/national-ai-strategy.pdf</w:delText>
          </w:r>
        </w:del>
      </w:ins>
      <w:ins w:id="1219" w:author="Adam Beatty" w:date="2026-07-19T23:00:00Z" w16du:dateUtc="2026-07-19T22:00:00Z">
        <w:del w:id="1220" w:author="Adam Beatty" w:date="2026-07-20T11:01:00Z" w16du:dateUtc="2026-07-20T10:01:00Z">
          <w:r w:rsidR="00232E2B" w:rsidRPr="00232E2B" w:rsidDel="00D5208F">
            <w:fldChar w:fldCharType="end"/>
          </w:r>
        </w:del>
      </w:ins>
      <w:ins w:id="1221" w:author="Adam Beatty" w:date="2026-07-19T23:00:00Z">
        <w:del w:id="1222" w:author="Adam Beatty" w:date="2026-07-20T11:01:00Z" w16du:dateUtc="2026-07-20T10:01:00Z">
          <w:r w:rsidR="00232E2B" w:rsidRPr="00232E2B" w:rsidDel="00D5208F">
            <w:delText>, accessed July 19, 2026.</w:delText>
          </w:r>
        </w:del>
      </w:ins>
    </w:p>
  </w:footnote>
  <w:footnote w:id="111">
    <w:p w14:paraId="2630932A" w14:textId="77777777" w:rsidR="005B2D72" w:rsidRPr="004A26EF" w:rsidDel="008F2B15" w:rsidRDefault="005B2D72" w:rsidP="005B2D72">
      <w:pPr>
        <w:pStyle w:val="FootnoteText"/>
        <w:rPr>
          <w:del w:id="1240" w:author="Adam Beatty" w:date="2026-07-19T22:05:00Z" w16du:dateUtc="2026-07-19T21:05:00Z"/>
          <w:lang w:val="en-GB"/>
        </w:rPr>
      </w:pPr>
      <w:del w:id="1241" w:author="Adam Beatty" w:date="2026-07-19T22:05:00Z" w16du:dateUtc="2026-07-19T21:05:00Z">
        <w:r w:rsidDel="008F2B15">
          <w:rPr>
            <w:rStyle w:val="FootnoteReference"/>
          </w:rPr>
          <w:footnoteRef/>
        </w:r>
        <w:r w:rsidDel="008F2B15">
          <w:delText xml:space="preserve"> </w:delText>
        </w:r>
      </w:del>
    </w:p>
  </w:footnote>
  <w:footnote w:id="112">
    <w:p w14:paraId="308A704D" w14:textId="793351CC" w:rsidR="005B2D72" w:rsidRPr="004A26EF" w:rsidDel="00F62297" w:rsidRDefault="005B2D72" w:rsidP="005B2D72">
      <w:pPr>
        <w:pStyle w:val="FootnoteText"/>
        <w:rPr>
          <w:del w:id="1250" w:author="Adam Beatty" w:date="2026-07-19T22:48:00Z" w16du:dateUtc="2026-07-19T21:48:00Z"/>
          <w:lang w:val="en-GB"/>
        </w:rPr>
      </w:pPr>
      <w:del w:id="1251" w:author="Adam Beatty" w:date="2026-07-19T22:48:00Z" w16du:dateUtc="2026-07-19T21:48:00Z">
        <w:r w:rsidDel="00F62297">
          <w:rPr>
            <w:rStyle w:val="FootnoteReference"/>
          </w:rPr>
          <w:footnoteRef/>
        </w:r>
        <w:r w:rsidDel="00F62297">
          <w:delText xml:space="preserve"> </w:delText>
        </w:r>
      </w:del>
      <w:ins w:id="1252" w:author="Adam Beatty" w:date="2026-07-19T22:12:00Z">
        <w:del w:id="1253" w:author="Adam Beatty" w:date="2026-07-19T22:48:00Z" w16du:dateUtc="2026-07-19T21:48:00Z">
          <w:r w:rsidR="000C3743" w:rsidRPr="000C3743" w:rsidDel="00F62297">
            <w:delText xml:space="preserve">Commission on the Defence Forces, </w:delText>
          </w:r>
          <w:r w:rsidR="000C3743" w:rsidRPr="000C3743" w:rsidDel="00F62297">
            <w:rPr>
              <w:i/>
              <w:iCs/>
            </w:rPr>
            <w:delText>Report of the Commission on the Defence Forces</w:delText>
          </w:r>
          <w:r w:rsidR="000C3743" w:rsidRPr="000C3743" w:rsidDel="00F62297">
            <w:delText>, pp. 44, 114.</w:delText>
          </w:r>
        </w:del>
      </w:ins>
    </w:p>
  </w:footnote>
  <w:footnote w:id="113">
    <w:p w14:paraId="4A02FCBC" w14:textId="342C5ACF" w:rsidR="005B2D72" w:rsidRPr="004A26EF" w:rsidDel="00D5208F" w:rsidRDefault="005B2D72" w:rsidP="005B2D72">
      <w:pPr>
        <w:pStyle w:val="FootnoteText"/>
        <w:rPr>
          <w:del w:id="1259" w:author="Adam Beatty" w:date="2026-07-20T11:01:00Z" w16du:dateUtc="2026-07-20T10:01:00Z"/>
          <w:lang w:val="en-GB"/>
        </w:rPr>
      </w:pPr>
      <w:del w:id="1260" w:author="Adam Beatty" w:date="2026-07-20T11:01:00Z" w16du:dateUtc="2026-07-20T10:01:00Z">
        <w:r w:rsidDel="00D5208F">
          <w:rPr>
            <w:rStyle w:val="FootnoteReference"/>
          </w:rPr>
          <w:footnoteRef/>
        </w:r>
        <w:r w:rsidDel="00D5208F">
          <w:delText xml:space="preserve"> </w:delText>
        </w:r>
      </w:del>
      <w:ins w:id="1261" w:author="Adam Beatty" w:date="2026-07-19T22:17:00Z">
        <w:del w:id="1262" w:author="Adam Beatty" w:date="2026-07-20T11:01:00Z" w16du:dateUtc="2026-07-20T10:01:00Z">
          <w:r w:rsidR="00580F2B" w:rsidRPr="00580F2B" w:rsidDel="00D5208F">
            <w:delText xml:space="preserve">International Committee of the Red Cross, </w:delText>
          </w:r>
          <w:r w:rsidR="00580F2B" w:rsidRPr="00580F2B" w:rsidDel="00D5208F">
            <w:rPr>
              <w:i/>
              <w:iCs/>
            </w:rPr>
            <w:delText>Ethics and Autonomous Weapon Systems: An Ethical Basis for Human Control?</w:delText>
          </w:r>
          <w:r w:rsidR="00580F2B" w:rsidRPr="00580F2B" w:rsidDel="00D5208F">
            <w:delText xml:space="preserve"> (Geneva: ICRC, 3 April 2018), pp. 4, 22, </w:delText>
          </w:r>
          <w:r w:rsidR="00580F2B" w:rsidRPr="00580F2B" w:rsidDel="00D5208F">
            <w:fldChar w:fldCharType="begin"/>
          </w:r>
          <w:r w:rsidR="00580F2B" w:rsidRPr="00580F2B" w:rsidDel="00D5208F">
            <w:delInstrText>HYPERLINK "https://www.icrc.org/en/document/ethics-and-autonomous-weapon-systems-ethical-basis-human-control?utm_source=chatgpt.com" \t "_new"</w:delInstrText>
          </w:r>
          <w:r w:rsidR="00580F2B" w:rsidRPr="00580F2B" w:rsidDel="00D5208F">
            <w:fldChar w:fldCharType="separate"/>
          </w:r>
          <w:r w:rsidR="00580F2B" w:rsidRPr="00580F2B" w:rsidDel="00D5208F">
            <w:rPr>
              <w:rStyle w:val="Hyperlink"/>
            </w:rPr>
            <w:delText>https://www.icrc.org/en/document/ethics-and-autonomous-weapon-systems-ethical-basis-human-control</w:delText>
          </w:r>
        </w:del>
      </w:ins>
      <w:ins w:id="1263" w:author="Adam Beatty" w:date="2026-07-19T22:17:00Z" w16du:dateUtc="2026-07-19T21:17:00Z">
        <w:del w:id="1264" w:author="Adam Beatty" w:date="2026-07-20T11:01:00Z" w16du:dateUtc="2026-07-20T10:01:00Z">
          <w:r w:rsidR="00580F2B" w:rsidRPr="00580F2B" w:rsidDel="00D5208F">
            <w:fldChar w:fldCharType="end"/>
          </w:r>
        </w:del>
      </w:ins>
      <w:ins w:id="1265" w:author="Adam Beatty" w:date="2026-07-19T22:17:00Z">
        <w:del w:id="1266" w:author="Adam Beatty" w:date="2026-07-20T11:01:00Z" w16du:dateUtc="2026-07-20T10:01:00Z">
          <w:r w:rsidR="00580F2B" w:rsidRPr="00580F2B" w:rsidDel="00D5208F">
            <w:delText>, accessed 19 July 2026.</w:delText>
          </w:r>
        </w:del>
      </w:ins>
    </w:p>
  </w:footnote>
  <w:footnote w:id="114">
    <w:p w14:paraId="6FA68C10" w14:textId="77777777" w:rsidR="005B2D72" w:rsidRPr="004A26EF" w:rsidDel="007556D3" w:rsidRDefault="005B2D72" w:rsidP="005B2D72">
      <w:pPr>
        <w:pStyle w:val="FootnoteText"/>
        <w:rPr>
          <w:del w:id="1272" w:author="Adam Beatty" w:date="2026-07-19T22:23:00Z" w16du:dateUtc="2026-07-19T21:23:00Z"/>
          <w:lang w:val="en-GB"/>
        </w:rPr>
      </w:pPr>
      <w:del w:id="1273" w:author="Adam Beatty" w:date="2026-07-19T22:23:00Z" w16du:dateUtc="2026-07-19T21:23:00Z">
        <w:r w:rsidDel="007556D3">
          <w:rPr>
            <w:rStyle w:val="FootnoteReference"/>
          </w:rPr>
          <w:footnoteRef/>
        </w:r>
        <w:r w:rsidDel="007556D3">
          <w:delText xml:space="preserve"> </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A27"/>
    <w:multiLevelType w:val="hybridMultilevel"/>
    <w:tmpl w:val="1FF2CBF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E77160F"/>
    <w:multiLevelType w:val="hybridMultilevel"/>
    <w:tmpl w:val="F56495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42310AC"/>
    <w:multiLevelType w:val="multilevel"/>
    <w:tmpl w:val="6DB0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EF7534"/>
    <w:multiLevelType w:val="hybridMultilevel"/>
    <w:tmpl w:val="2E32A1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6F3267C"/>
    <w:multiLevelType w:val="multilevel"/>
    <w:tmpl w:val="5350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90862"/>
    <w:multiLevelType w:val="multilevel"/>
    <w:tmpl w:val="85F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809DE"/>
    <w:multiLevelType w:val="multilevel"/>
    <w:tmpl w:val="6F92CC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1115D4"/>
    <w:multiLevelType w:val="hybridMultilevel"/>
    <w:tmpl w:val="1EF88E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C71D81"/>
    <w:multiLevelType w:val="multilevel"/>
    <w:tmpl w:val="293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F3DED"/>
    <w:multiLevelType w:val="multilevel"/>
    <w:tmpl w:val="D20A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C08E5"/>
    <w:multiLevelType w:val="hybridMultilevel"/>
    <w:tmpl w:val="EEE2042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8443802">
    <w:abstractNumId w:val="2"/>
  </w:num>
  <w:num w:numId="2" w16cid:durableId="1625699588">
    <w:abstractNumId w:val="6"/>
  </w:num>
  <w:num w:numId="3" w16cid:durableId="351036008">
    <w:abstractNumId w:val="0"/>
  </w:num>
  <w:num w:numId="4" w16cid:durableId="1840726473">
    <w:abstractNumId w:val="5"/>
  </w:num>
  <w:num w:numId="5" w16cid:durableId="949435667">
    <w:abstractNumId w:val="9"/>
  </w:num>
  <w:num w:numId="6" w16cid:durableId="2129355854">
    <w:abstractNumId w:val="4"/>
  </w:num>
  <w:num w:numId="7" w16cid:durableId="1714574288">
    <w:abstractNumId w:val="8"/>
  </w:num>
  <w:num w:numId="8" w16cid:durableId="531382399">
    <w:abstractNumId w:val="7"/>
  </w:num>
  <w:num w:numId="9" w16cid:durableId="516701611">
    <w:abstractNumId w:val="10"/>
  </w:num>
  <w:num w:numId="10" w16cid:durableId="2103137236">
    <w:abstractNumId w:val="3"/>
  </w:num>
  <w:num w:numId="11" w16cid:durableId="831877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m Beatty">
    <w15:presenceInfo w15:providerId="Windows Live" w15:userId="da6b09c7fa5881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48"/>
    <w:rsid w:val="00004EB3"/>
    <w:rsid w:val="00005511"/>
    <w:rsid w:val="00010D40"/>
    <w:rsid w:val="00011667"/>
    <w:rsid w:val="000118D7"/>
    <w:rsid w:val="0001398C"/>
    <w:rsid w:val="00017713"/>
    <w:rsid w:val="000332EC"/>
    <w:rsid w:val="00034CC3"/>
    <w:rsid w:val="00036E74"/>
    <w:rsid w:val="0005572B"/>
    <w:rsid w:val="000603AB"/>
    <w:rsid w:val="00063C3E"/>
    <w:rsid w:val="00065A3F"/>
    <w:rsid w:val="00066E3E"/>
    <w:rsid w:val="0007513B"/>
    <w:rsid w:val="00075A02"/>
    <w:rsid w:val="00076017"/>
    <w:rsid w:val="000773A4"/>
    <w:rsid w:val="000773AE"/>
    <w:rsid w:val="00083769"/>
    <w:rsid w:val="0008463B"/>
    <w:rsid w:val="00085B50"/>
    <w:rsid w:val="00092ECB"/>
    <w:rsid w:val="000A3AB9"/>
    <w:rsid w:val="000A4F5E"/>
    <w:rsid w:val="000A5533"/>
    <w:rsid w:val="000A5DC2"/>
    <w:rsid w:val="000A62A6"/>
    <w:rsid w:val="000B2ED5"/>
    <w:rsid w:val="000B39F2"/>
    <w:rsid w:val="000C0769"/>
    <w:rsid w:val="000C3743"/>
    <w:rsid w:val="000C389C"/>
    <w:rsid w:val="000C4331"/>
    <w:rsid w:val="000D50C0"/>
    <w:rsid w:val="000E53A4"/>
    <w:rsid w:val="000E74FD"/>
    <w:rsid w:val="000F0D19"/>
    <w:rsid w:val="00100E65"/>
    <w:rsid w:val="00102312"/>
    <w:rsid w:val="0010514C"/>
    <w:rsid w:val="00107A60"/>
    <w:rsid w:val="00112AAD"/>
    <w:rsid w:val="0011622F"/>
    <w:rsid w:val="00120D27"/>
    <w:rsid w:val="00126E0F"/>
    <w:rsid w:val="00126EBA"/>
    <w:rsid w:val="00127BFF"/>
    <w:rsid w:val="00143911"/>
    <w:rsid w:val="0015235A"/>
    <w:rsid w:val="00154FB3"/>
    <w:rsid w:val="00166A44"/>
    <w:rsid w:val="00170ADA"/>
    <w:rsid w:val="00172310"/>
    <w:rsid w:val="00174580"/>
    <w:rsid w:val="00176EA6"/>
    <w:rsid w:val="001779D4"/>
    <w:rsid w:val="001800EF"/>
    <w:rsid w:val="001822CC"/>
    <w:rsid w:val="00182924"/>
    <w:rsid w:val="00182D41"/>
    <w:rsid w:val="00191904"/>
    <w:rsid w:val="001932E3"/>
    <w:rsid w:val="001941B0"/>
    <w:rsid w:val="001A3844"/>
    <w:rsid w:val="001A6452"/>
    <w:rsid w:val="001A68EE"/>
    <w:rsid w:val="001B6642"/>
    <w:rsid w:val="001C06FB"/>
    <w:rsid w:val="001C6BAB"/>
    <w:rsid w:val="001C70DF"/>
    <w:rsid w:val="001C71F6"/>
    <w:rsid w:val="001C75AE"/>
    <w:rsid w:val="001D0016"/>
    <w:rsid w:val="001D684F"/>
    <w:rsid w:val="001E4717"/>
    <w:rsid w:val="001E7AE7"/>
    <w:rsid w:val="001F2F1C"/>
    <w:rsid w:val="0020389D"/>
    <w:rsid w:val="002053EF"/>
    <w:rsid w:val="00211892"/>
    <w:rsid w:val="0021641C"/>
    <w:rsid w:val="00220651"/>
    <w:rsid w:val="0022693E"/>
    <w:rsid w:val="00230C29"/>
    <w:rsid w:val="00232127"/>
    <w:rsid w:val="00232E2B"/>
    <w:rsid w:val="002336C8"/>
    <w:rsid w:val="002364CB"/>
    <w:rsid w:val="002405F1"/>
    <w:rsid w:val="00240A82"/>
    <w:rsid w:val="00252F20"/>
    <w:rsid w:val="00255639"/>
    <w:rsid w:val="00256040"/>
    <w:rsid w:val="0025658B"/>
    <w:rsid w:val="00256A0E"/>
    <w:rsid w:val="00257F4F"/>
    <w:rsid w:val="00261A57"/>
    <w:rsid w:val="00262708"/>
    <w:rsid w:val="002732E7"/>
    <w:rsid w:val="00273DA7"/>
    <w:rsid w:val="00274F2E"/>
    <w:rsid w:val="00277CD9"/>
    <w:rsid w:val="002822C2"/>
    <w:rsid w:val="002860E5"/>
    <w:rsid w:val="00287A7E"/>
    <w:rsid w:val="00291034"/>
    <w:rsid w:val="00292EE9"/>
    <w:rsid w:val="00296868"/>
    <w:rsid w:val="002A0F1D"/>
    <w:rsid w:val="002A4777"/>
    <w:rsid w:val="002B1209"/>
    <w:rsid w:val="002C182E"/>
    <w:rsid w:val="002C21A0"/>
    <w:rsid w:val="002C4F0D"/>
    <w:rsid w:val="002D603F"/>
    <w:rsid w:val="002E0EF9"/>
    <w:rsid w:val="002E3307"/>
    <w:rsid w:val="002F051A"/>
    <w:rsid w:val="002F0568"/>
    <w:rsid w:val="002F0ACA"/>
    <w:rsid w:val="002F4644"/>
    <w:rsid w:val="0030344C"/>
    <w:rsid w:val="003107CF"/>
    <w:rsid w:val="00312F91"/>
    <w:rsid w:val="00313B1E"/>
    <w:rsid w:val="003222C3"/>
    <w:rsid w:val="00324DFD"/>
    <w:rsid w:val="003261F6"/>
    <w:rsid w:val="00327715"/>
    <w:rsid w:val="00332E1F"/>
    <w:rsid w:val="0033358D"/>
    <w:rsid w:val="0033406E"/>
    <w:rsid w:val="00341D59"/>
    <w:rsid w:val="003572E1"/>
    <w:rsid w:val="003615C3"/>
    <w:rsid w:val="0036390B"/>
    <w:rsid w:val="00367DFC"/>
    <w:rsid w:val="00373773"/>
    <w:rsid w:val="00374372"/>
    <w:rsid w:val="00383773"/>
    <w:rsid w:val="00384AB0"/>
    <w:rsid w:val="00385DAB"/>
    <w:rsid w:val="00392A7C"/>
    <w:rsid w:val="003965AE"/>
    <w:rsid w:val="00397AB3"/>
    <w:rsid w:val="003A11A1"/>
    <w:rsid w:val="003A1FF3"/>
    <w:rsid w:val="003A2A0E"/>
    <w:rsid w:val="003A2DA1"/>
    <w:rsid w:val="003B02A7"/>
    <w:rsid w:val="003B4297"/>
    <w:rsid w:val="003B4510"/>
    <w:rsid w:val="003B6230"/>
    <w:rsid w:val="003C060B"/>
    <w:rsid w:val="003C23E5"/>
    <w:rsid w:val="003C3B90"/>
    <w:rsid w:val="003C6DEE"/>
    <w:rsid w:val="003D392A"/>
    <w:rsid w:val="003D5692"/>
    <w:rsid w:val="003E4F2A"/>
    <w:rsid w:val="003E5AA4"/>
    <w:rsid w:val="00401D26"/>
    <w:rsid w:val="004142E1"/>
    <w:rsid w:val="004315E8"/>
    <w:rsid w:val="00431645"/>
    <w:rsid w:val="00434FC1"/>
    <w:rsid w:val="004359AF"/>
    <w:rsid w:val="0044007B"/>
    <w:rsid w:val="00440A27"/>
    <w:rsid w:val="00442A27"/>
    <w:rsid w:val="0044339F"/>
    <w:rsid w:val="00443FFE"/>
    <w:rsid w:val="00445FD8"/>
    <w:rsid w:val="004473C3"/>
    <w:rsid w:val="0045513F"/>
    <w:rsid w:val="00456E3A"/>
    <w:rsid w:val="00461521"/>
    <w:rsid w:val="004672FC"/>
    <w:rsid w:val="0047065D"/>
    <w:rsid w:val="0047228C"/>
    <w:rsid w:val="0047244D"/>
    <w:rsid w:val="004738DA"/>
    <w:rsid w:val="0048316F"/>
    <w:rsid w:val="00484E1E"/>
    <w:rsid w:val="00487C4E"/>
    <w:rsid w:val="004910FE"/>
    <w:rsid w:val="00493724"/>
    <w:rsid w:val="004A13E6"/>
    <w:rsid w:val="004A36F5"/>
    <w:rsid w:val="004B186E"/>
    <w:rsid w:val="004B73C3"/>
    <w:rsid w:val="004C302A"/>
    <w:rsid w:val="004C3B35"/>
    <w:rsid w:val="004D0C8F"/>
    <w:rsid w:val="004D5438"/>
    <w:rsid w:val="004E4C5F"/>
    <w:rsid w:val="004F0B7F"/>
    <w:rsid w:val="004F720A"/>
    <w:rsid w:val="00503231"/>
    <w:rsid w:val="005032B0"/>
    <w:rsid w:val="0051547D"/>
    <w:rsid w:val="00522EC2"/>
    <w:rsid w:val="00522F9C"/>
    <w:rsid w:val="00524254"/>
    <w:rsid w:val="00526588"/>
    <w:rsid w:val="00527C94"/>
    <w:rsid w:val="00530940"/>
    <w:rsid w:val="00551575"/>
    <w:rsid w:val="005532E2"/>
    <w:rsid w:val="00560BFF"/>
    <w:rsid w:val="00572323"/>
    <w:rsid w:val="00573369"/>
    <w:rsid w:val="00575D66"/>
    <w:rsid w:val="00577962"/>
    <w:rsid w:val="00580F2B"/>
    <w:rsid w:val="00583511"/>
    <w:rsid w:val="005859B9"/>
    <w:rsid w:val="005A3FE8"/>
    <w:rsid w:val="005B2D72"/>
    <w:rsid w:val="005B47FC"/>
    <w:rsid w:val="005C4B5D"/>
    <w:rsid w:val="005D62BA"/>
    <w:rsid w:val="005D6A14"/>
    <w:rsid w:val="005E1FD3"/>
    <w:rsid w:val="005E2D98"/>
    <w:rsid w:val="005E2FA4"/>
    <w:rsid w:val="005F0279"/>
    <w:rsid w:val="00602AC4"/>
    <w:rsid w:val="0060431C"/>
    <w:rsid w:val="0060740A"/>
    <w:rsid w:val="006077C5"/>
    <w:rsid w:val="00607F4F"/>
    <w:rsid w:val="00617010"/>
    <w:rsid w:val="00620142"/>
    <w:rsid w:val="00626CC9"/>
    <w:rsid w:val="0063136F"/>
    <w:rsid w:val="00632D67"/>
    <w:rsid w:val="00633BB8"/>
    <w:rsid w:val="0063432B"/>
    <w:rsid w:val="006376AF"/>
    <w:rsid w:val="00643208"/>
    <w:rsid w:val="006441E3"/>
    <w:rsid w:val="00646F46"/>
    <w:rsid w:val="00652B56"/>
    <w:rsid w:val="00654E5F"/>
    <w:rsid w:val="00655357"/>
    <w:rsid w:val="00656982"/>
    <w:rsid w:val="00656D8B"/>
    <w:rsid w:val="00666A8B"/>
    <w:rsid w:val="00670398"/>
    <w:rsid w:val="006708E4"/>
    <w:rsid w:val="00687BB9"/>
    <w:rsid w:val="006A27DA"/>
    <w:rsid w:val="006B245A"/>
    <w:rsid w:val="006B36F7"/>
    <w:rsid w:val="006B629E"/>
    <w:rsid w:val="006B7283"/>
    <w:rsid w:val="006C01F9"/>
    <w:rsid w:val="006C0F08"/>
    <w:rsid w:val="006C1751"/>
    <w:rsid w:val="006D3152"/>
    <w:rsid w:val="006D5F23"/>
    <w:rsid w:val="006E0485"/>
    <w:rsid w:val="006E41D2"/>
    <w:rsid w:val="006E6DF6"/>
    <w:rsid w:val="006F04AD"/>
    <w:rsid w:val="006F0551"/>
    <w:rsid w:val="006F661D"/>
    <w:rsid w:val="00702A39"/>
    <w:rsid w:val="00707459"/>
    <w:rsid w:val="007114F8"/>
    <w:rsid w:val="0071161B"/>
    <w:rsid w:val="007129F3"/>
    <w:rsid w:val="00713862"/>
    <w:rsid w:val="00717ED2"/>
    <w:rsid w:val="00721C39"/>
    <w:rsid w:val="00722C75"/>
    <w:rsid w:val="007232C8"/>
    <w:rsid w:val="00734406"/>
    <w:rsid w:val="00735DEF"/>
    <w:rsid w:val="00742049"/>
    <w:rsid w:val="007539C9"/>
    <w:rsid w:val="007556D3"/>
    <w:rsid w:val="0076059B"/>
    <w:rsid w:val="00760962"/>
    <w:rsid w:val="0076208B"/>
    <w:rsid w:val="00766DD3"/>
    <w:rsid w:val="00767DA5"/>
    <w:rsid w:val="0077235A"/>
    <w:rsid w:val="0077704F"/>
    <w:rsid w:val="00790527"/>
    <w:rsid w:val="007929C4"/>
    <w:rsid w:val="007A26C5"/>
    <w:rsid w:val="007A3E2D"/>
    <w:rsid w:val="007A6FF0"/>
    <w:rsid w:val="007B3460"/>
    <w:rsid w:val="007B61AE"/>
    <w:rsid w:val="007B6871"/>
    <w:rsid w:val="007B6BA8"/>
    <w:rsid w:val="007C71C5"/>
    <w:rsid w:val="007D067F"/>
    <w:rsid w:val="007D58F9"/>
    <w:rsid w:val="007E6648"/>
    <w:rsid w:val="007F7005"/>
    <w:rsid w:val="008008AE"/>
    <w:rsid w:val="0080164A"/>
    <w:rsid w:val="008032E8"/>
    <w:rsid w:val="008033A7"/>
    <w:rsid w:val="0081266F"/>
    <w:rsid w:val="00815DE9"/>
    <w:rsid w:val="00817AA5"/>
    <w:rsid w:val="00826E00"/>
    <w:rsid w:val="008278AC"/>
    <w:rsid w:val="00833C45"/>
    <w:rsid w:val="00834A58"/>
    <w:rsid w:val="008365A1"/>
    <w:rsid w:val="00841CA6"/>
    <w:rsid w:val="00847D59"/>
    <w:rsid w:val="00854F13"/>
    <w:rsid w:val="00856A81"/>
    <w:rsid w:val="008640C1"/>
    <w:rsid w:val="0087131C"/>
    <w:rsid w:val="00873F11"/>
    <w:rsid w:val="0087644C"/>
    <w:rsid w:val="0087669D"/>
    <w:rsid w:val="008802A2"/>
    <w:rsid w:val="00880436"/>
    <w:rsid w:val="00881386"/>
    <w:rsid w:val="00885699"/>
    <w:rsid w:val="008906B6"/>
    <w:rsid w:val="00890A9E"/>
    <w:rsid w:val="00896123"/>
    <w:rsid w:val="008A10CC"/>
    <w:rsid w:val="008A2BAF"/>
    <w:rsid w:val="008A3F4A"/>
    <w:rsid w:val="008C4A50"/>
    <w:rsid w:val="008C4FDB"/>
    <w:rsid w:val="008C6294"/>
    <w:rsid w:val="008D1071"/>
    <w:rsid w:val="008D790E"/>
    <w:rsid w:val="008E0498"/>
    <w:rsid w:val="008E24F7"/>
    <w:rsid w:val="008E628C"/>
    <w:rsid w:val="008F1E30"/>
    <w:rsid w:val="008F2B15"/>
    <w:rsid w:val="008F41DA"/>
    <w:rsid w:val="008F4472"/>
    <w:rsid w:val="008F5628"/>
    <w:rsid w:val="00904C8E"/>
    <w:rsid w:val="00911517"/>
    <w:rsid w:val="0091209A"/>
    <w:rsid w:val="00912C85"/>
    <w:rsid w:val="009145A4"/>
    <w:rsid w:val="00915E9D"/>
    <w:rsid w:val="00917666"/>
    <w:rsid w:val="00925E2F"/>
    <w:rsid w:val="009305B9"/>
    <w:rsid w:val="00945A11"/>
    <w:rsid w:val="00946825"/>
    <w:rsid w:val="00947EB5"/>
    <w:rsid w:val="00954BCB"/>
    <w:rsid w:val="009570E9"/>
    <w:rsid w:val="00971FFB"/>
    <w:rsid w:val="0097635E"/>
    <w:rsid w:val="0098230E"/>
    <w:rsid w:val="009923C9"/>
    <w:rsid w:val="00996C78"/>
    <w:rsid w:val="009A2241"/>
    <w:rsid w:val="009A3089"/>
    <w:rsid w:val="009A4725"/>
    <w:rsid w:val="009A54A9"/>
    <w:rsid w:val="009A5E39"/>
    <w:rsid w:val="009A76CF"/>
    <w:rsid w:val="009B2AD0"/>
    <w:rsid w:val="009B511B"/>
    <w:rsid w:val="009C01CF"/>
    <w:rsid w:val="009C0A87"/>
    <w:rsid w:val="009C76EC"/>
    <w:rsid w:val="009D4618"/>
    <w:rsid w:val="009D4A97"/>
    <w:rsid w:val="009D6D90"/>
    <w:rsid w:val="009D77C2"/>
    <w:rsid w:val="009E246E"/>
    <w:rsid w:val="009E28A5"/>
    <w:rsid w:val="009F26FC"/>
    <w:rsid w:val="00A02212"/>
    <w:rsid w:val="00A04877"/>
    <w:rsid w:val="00A04CA9"/>
    <w:rsid w:val="00A11454"/>
    <w:rsid w:val="00A23F4E"/>
    <w:rsid w:val="00A36721"/>
    <w:rsid w:val="00A36A03"/>
    <w:rsid w:val="00A432B4"/>
    <w:rsid w:val="00A50E13"/>
    <w:rsid w:val="00A54186"/>
    <w:rsid w:val="00A55193"/>
    <w:rsid w:val="00A71BE2"/>
    <w:rsid w:val="00A72546"/>
    <w:rsid w:val="00A72C99"/>
    <w:rsid w:val="00A730CC"/>
    <w:rsid w:val="00A73D62"/>
    <w:rsid w:val="00A7577E"/>
    <w:rsid w:val="00A77E5D"/>
    <w:rsid w:val="00A80ADF"/>
    <w:rsid w:val="00A8105E"/>
    <w:rsid w:val="00A82B6C"/>
    <w:rsid w:val="00A83B70"/>
    <w:rsid w:val="00A861B1"/>
    <w:rsid w:val="00A97E0C"/>
    <w:rsid w:val="00AA3292"/>
    <w:rsid w:val="00AB0ACD"/>
    <w:rsid w:val="00AB3AE7"/>
    <w:rsid w:val="00AB45AB"/>
    <w:rsid w:val="00AB6BC8"/>
    <w:rsid w:val="00AC6223"/>
    <w:rsid w:val="00AC7624"/>
    <w:rsid w:val="00AD215A"/>
    <w:rsid w:val="00AD4F12"/>
    <w:rsid w:val="00AE1603"/>
    <w:rsid w:val="00AE6C88"/>
    <w:rsid w:val="00AF061D"/>
    <w:rsid w:val="00AF0C93"/>
    <w:rsid w:val="00AF1824"/>
    <w:rsid w:val="00AF36A2"/>
    <w:rsid w:val="00B0285B"/>
    <w:rsid w:val="00B05986"/>
    <w:rsid w:val="00B06D85"/>
    <w:rsid w:val="00B2402D"/>
    <w:rsid w:val="00B30D3E"/>
    <w:rsid w:val="00B35A7B"/>
    <w:rsid w:val="00B44869"/>
    <w:rsid w:val="00B46909"/>
    <w:rsid w:val="00B47134"/>
    <w:rsid w:val="00B53E30"/>
    <w:rsid w:val="00B542C2"/>
    <w:rsid w:val="00B62BAA"/>
    <w:rsid w:val="00B632C4"/>
    <w:rsid w:val="00B719F9"/>
    <w:rsid w:val="00B77C3B"/>
    <w:rsid w:val="00B8094F"/>
    <w:rsid w:val="00B85AC3"/>
    <w:rsid w:val="00B85E53"/>
    <w:rsid w:val="00B86BAF"/>
    <w:rsid w:val="00B93E1B"/>
    <w:rsid w:val="00B94448"/>
    <w:rsid w:val="00B95CC6"/>
    <w:rsid w:val="00BA1052"/>
    <w:rsid w:val="00BA458A"/>
    <w:rsid w:val="00BB2886"/>
    <w:rsid w:val="00BB3343"/>
    <w:rsid w:val="00BB3526"/>
    <w:rsid w:val="00BC252E"/>
    <w:rsid w:val="00BC4646"/>
    <w:rsid w:val="00BC63A6"/>
    <w:rsid w:val="00BE1EC6"/>
    <w:rsid w:val="00BE2246"/>
    <w:rsid w:val="00BF065B"/>
    <w:rsid w:val="00BF4B6D"/>
    <w:rsid w:val="00BF56D1"/>
    <w:rsid w:val="00BF6C75"/>
    <w:rsid w:val="00C12DA0"/>
    <w:rsid w:val="00C13CCA"/>
    <w:rsid w:val="00C13EBD"/>
    <w:rsid w:val="00C24B2F"/>
    <w:rsid w:val="00C31025"/>
    <w:rsid w:val="00C376F0"/>
    <w:rsid w:val="00C40892"/>
    <w:rsid w:val="00C41E68"/>
    <w:rsid w:val="00C446BB"/>
    <w:rsid w:val="00C47417"/>
    <w:rsid w:val="00C50339"/>
    <w:rsid w:val="00C50C20"/>
    <w:rsid w:val="00C56916"/>
    <w:rsid w:val="00C57783"/>
    <w:rsid w:val="00C74C84"/>
    <w:rsid w:val="00C76E0E"/>
    <w:rsid w:val="00C770C3"/>
    <w:rsid w:val="00C82EE9"/>
    <w:rsid w:val="00C84F6D"/>
    <w:rsid w:val="00C9561E"/>
    <w:rsid w:val="00CA049A"/>
    <w:rsid w:val="00CA53E2"/>
    <w:rsid w:val="00CA5665"/>
    <w:rsid w:val="00CB0223"/>
    <w:rsid w:val="00CB1328"/>
    <w:rsid w:val="00CB2FEB"/>
    <w:rsid w:val="00CB4355"/>
    <w:rsid w:val="00CB6242"/>
    <w:rsid w:val="00CC14EB"/>
    <w:rsid w:val="00CC44E2"/>
    <w:rsid w:val="00CC4968"/>
    <w:rsid w:val="00CD6625"/>
    <w:rsid w:val="00CE00FB"/>
    <w:rsid w:val="00CE2CBB"/>
    <w:rsid w:val="00CE3F23"/>
    <w:rsid w:val="00CE6CA3"/>
    <w:rsid w:val="00CF3978"/>
    <w:rsid w:val="00D02D50"/>
    <w:rsid w:val="00D04E62"/>
    <w:rsid w:val="00D0517E"/>
    <w:rsid w:val="00D06E89"/>
    <w:rsid w:val="00D11B48"/>
    <w:rsid w:val="00D31202"/>
    <w:rsid w:val="00D31766"/>
    <w:rsid w:val="00D33A77"/>
    <w:rsid w:val="00D37663"/>
    <w:rsid w:val="00D43DF9"/>
    <w:rsid w:val="00D43EF2"/>
    <w:rsid w:val="00D5208F"/>
    <w:rsid w:val="00D533ED"/>
    <w:rsid w:val="00D539C9"/>
    <w:rsid w:val="00D53BBE"/>
    <w:rsid w:val="00D72570"/>
    <w:rsid w:val="00D76E82"/>
    <w:rsid w:val="00D80DC3"/>
    <w:rsid w:val="00D90C21"/>
    <w:rsid w:val="00D91EC3"/>
    <w:rsid w:val="00D93EFA"/>
    <w:rsid w:val="00D94F7F"/>
    <w:rsid w:val="00D97A55"/>
    <w:rsid w:val="00DA33C2"/>
    <w:rsid w:val="00DB2897"/>
    <w:rsid w:val="00DB5050"/>
    <w:rsid w:val="00DC0F25"/>
    <w:rsid w:val="00DC34E8"/>
    <w:rsid w:val="00DC5778"/>
    <w:rsid w:val="00DD5B49"/>
    <w:rsid w:val="00DE1408"/>
    <w:rsid w:val="00DE1E55"/>
    <w:rsid w:val="00DE3BFA"/>
    <w:rsid w:val="00DE3CD3"/>
    <w:rsid w:val="00DE701E"/>
    <w:rsid w:val="00DE7342"/>
    <w:rsid w:val="00DF7EB0"/>
    <w:rsid w:val="00E00D2E"/>
    <w:rsid w:val="00E05D57"/>
    <w:rsid w:val="00E14D4B"/>
    <w:rsid w:val="00E1500A"/>
    <w:rsid w:val="00E15ABA"/>
    <w:rsid w:val="00E2248B"/>
    <w:rsid w:val="00E237FD"/>
    <w:rsid w:val="00E27349"/>
    <w:rsid w:val="00E27398"/>
    <w:rsid w:val="00E37A49"/>
    <w:rsid w:val="00E42B4A"/>
    <w:rsid w:val="00E44360"/>
    <w:rsid w:val="00E47DF7"/>
    <w:rsid w:val="00E503FF"/>
    <w:rsid w:val="00E51238"/>
    <w:rsid w:val="00E5463A"/>
    <w:rsid w:val="00E5600D"/>
    <w:rsid w:val="00E57FD1"/>
    <w:rsid w:val="00E600EA"/>
    <w:rsid w:val="00E60F00"/>
    <w:rsid w:val="00E62526"/>
    <w:rsid w:val="00E6760F"/>
    <w:rsid w:val="00E75EAA"/>
    <w:rsid w:val="00E76E10"/>
    <w:rsid w:val="00E77FC2"/>
    <w:rsid w:val="00E80E03"/>
    <w:rsid w:val="00E814DF"/>
    <w:rsid w:val="00E836CA"/>
    <w:rsid w:val="00E851DC"/>
    <w:rsid w:val="00E86362"/>
    <w:rsid w:val="00E90AF6"/>
    <w:rsid w:val="00E9226D"/>
    <w:rsid w:val="00E937AC"/>
    <w:rsid w:val="00E9388C"/>
    <w:rsid w:val="00E94AED"/>
    <w:rsid w:val="00E96392"/>
    <w:rsid w:val="00E9760B"/>
    <w:rsid w:val="00EA2AD0"/>
    <w:rsid w:val="00EB0659"/>
    <w:rsid w:val="00EB0C5D"/>
    <w:rsid w:val="00EB428B"/>
    <w:rsid w:val="00EB4DCB"/>
    <w:rsid w:val="00EB67D2"/>
    <w:rsid w:val="00EB69C3"/>
    <w:rsid w:val="00EC5114"/>
    <w:rsid w:val="00EC66DF"/>
    <w:rsid w:val="00EC7C68"/>
    <w:rsid w:val="00ED0B83"/>
    <w:rsid w:val="00ED4294"/>
    <w:rsid w:val="00ED4604"/>
    <w:rsid w:val="00ED54BE"/>
    <w:rsid w:val="00ED6051"/>
    <w:rsid w:val="00EE12B1"/>
    <w:rsid w:val="00EE6241"/>
    <w:rsid w:val="00EF3D35"/>
    <w:rsid w:val="00F00A00"/>
    <w:rsid w:val="00F01A14"/>
    <w:rsid w:val="00F021E6"/>
    <w:rsid w:val="00F025D7"/>
    <w:rsid w:val="00F11EA1"/>
    <w:rsid w:val="00F1387E"/>
    <w:rsid w:val="00F13E43"/>
    <w:rsid w:val="00F13E5A"/>
    <w:rsid w:val="00F14FD8"/>
    <w:rsid w:val="00F17945"/>
    <w:rsid w:val="00F218FF"/>
    <w:rsid w:val="00F26B0D"/>
    <w:rsid w:val="00F318C3"/>
    <w:rsid w:val="00F42D27"/>
    <w:rsid w:val="00F4303F"/>
    <w:rsid w:val="00F46A01"/>
    <w:rsid w:val="00F47AB0"/>
    <w:rsid w:val="00F530D3"/>
    <w:rsid w:val="00F553E9"/>
    <w:rsid w:val="00F62297"/>
    <w:rsid w:val="00F653B7"/>
    <w:rsid w:val="00F72D48"/>
    <w:rsid w:val="00F8233C"/>
    <w:rsid w:val="00F8272D"/>
    <w:rsid w:val="00F86CC0"/>
    <w:rsid w:val="00F92358"/>
    <w:rsid w:val="00F93AF7"/>
    <w:rsid w:val="00F979A6"/>
    <w:rsid w:val="00F97F87"/>
    <w:rsid w:val="00FA2700"/>
    <w:rsid w:val="00FA51DA"/>
    <w:rsid w:val="00FA5A9C"/>
    <w:rsid w:val="00FA5FF6"/>
    <w:rsid w:val="00FB05F1"/>
    <w:rsid w:val="00FC027C"/>
    <w:rsid w:val="00FC3103"/>
    <w:rsid w:val="00FC4289"/>
    <w:rsid w:val="00FC4FEA"/>
    <w:rsid w:val="00FC7E0E"/>
    <w:rsid w:val="00FD2238"/>
    <w:rsid w:val="00FD26A9"/>
    <w:rsid w:val="00FD55BC"/>
    <w:rsid w:val="00FD620D"/>
    <w:rsid w:val="00FE7213"/>
    <w:rsid w:val="00FF02BE"/>
    <w:rsid w:val="00FF0CEC"/>
    <w:rsid w:val="00FF3615"/>
    <w:rsid w:val="00FF5729"/>
    <w:rsid w:val="00FF6080"/>
    <w:rsid w:val="00FF754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AF7A"/>
  <w15:chartTrackingRefBased/>
  <w15:docId w15:val="{536D043D-0B3F-41E6-A482-0A18B6E1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448"/>
    <w:rPr>
      <w:rFonts w:eastAsiaTheme="majorEastAsia" w:cstheme="majorBidi"/>
      <w:color w:val="272727" w:themeColor="text1" w:themeTint="D8"/>
    </w:rPr>
  </w:style>
  <w:style w:type="paragraph" w:styleId="Title">
    <w:name w:val="Title"/>
    <w:basedOn w:val="Normal"/>
    <w:next w:val="Normal"/>
    <w:link w:val="TitleChar"/>
    <w:uiPriority w:val="10"/>
    <w:qFormat/>
    <w:rsid w:val="00B94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448"/>
    <w:pPr>
      <w:spacing w:before="160"/>
      <w:jc w:val="center"/>
    </w:pPr>
    <w:rPr>
      <w:i/>
      <w:iCs/>
      <w:color w:val="404040" w:themeColor="text1" w:themeTint="BF"/>
    </w:rPr>
  </w:style>
  <w:style w:type="character" w:customStyle="1" w:styleId="QuoteChar">
    <w:name w:val="Quote Char"/>
    <w:basedOn w:val="DefaultParagraphFont"/>
    <w:link w:val="Quote"/>
    <w:uiPriority w:val="29"/>
    <w:rsid w:val="00B94448"/>
    <w:rPr>
      <w:i/>
      <w:iCs/>
      <w:color w:val="404040" w:themeColor="text1" w:themeTint="BF"/>
    </w:rPr>
  </w:style>
  <w:style w:type="paragraph" w:styleId="ListParagraph">
    <w:name w:val="List Paragraph"/>
    <w:basedOn w:val="Normal"/>
    <w:uiPriority w:val="34"/>
    <w:qFormat/>
    <w:rsid w:val="00B94448"/>
    <w:pPr>
      <w:ind w:left="720"/>
      <w:contextualSpacing/>
    </w:pPr>
  </w:style>
  <w:style w:type="character" w:styleId="IntenseEmphasis">
    <w:name w:val="Intense Emphasis"/>
    <w:basedOn w:val="DefaultParagraphFont"/>
    <w:uiPriority w:val="21"/>
    <w:qFormat/>
    <w:rsid w:val="00B94448"/>
    <w:rPr>
      <w:i/>
      <w:iCs/>
      <w:color w:val="0F4761" w:themeColor="accent1" w:themeShade="BF"/>
    </w:rPr>
  </w:style>
  <w:style w:type="paragraph" w:styleId="IntenseQuote">
    <w:name w:val="Intense Quote"/>
    <w:basedOn w:val="Normal"/>
    <w:next w:val="Normal"/>
    <w:link w:val="IntenseQuoteChar"/>
    <w:uiPriority w:val="30"/>
    <w:qFormat/>
    <w:rsid w:val="00B94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448"/>
    <w:rPr>
      <w:i/>
      <w:iCs/>
      <w:color w:val="0F4761" w:themeColor="accent1" w:themeShade="BF"/>
    </w:rPr>
  </w:style>
  <w:style w:type="character" w:styleId="IntenseReference">
    <w:name w:val="Intense Reference"/>
    <w:basedOn w:val="DefaultParagraphFont"/>
    <w:uiPriority w:val="32"/>
    <w:qFormat/>
    <w:rsid w:val="00B94448"/>
    <w:rPr>
      <w:b/>
      <w:bCs/>
      <w:smallCaps/>
      <w:color w:val="0F4761" w:themeColor="accent1" w:themeShade="BF"/>
      <w:spacing w:val="5"/>
    </w:rPr>
  </w:style>
  <w:style w:type="paragraph" w:styleId="FootnoteText">
    <w:name w:val="footnote text"/>
    <w:basedOn w:val="Normal"/>
    <w:link w:val="FootnoteTextChar"/>
    <w:uiPriority w:val="99"/>
    <w:unhideWhenUsed/>
    <w:rsid w:val="008F41DA"/>
    <w:pPr>
      <w:spacing w:after="0" w:line="240" w:lineRule="auto"/>
    </w:pPr>
    <w:rPr>
      <w:sz w:val="20"/>
      <w:szCs w:val="20"/>
    </w:rPr>
  </w:style>
  <w:style w:type="character" w:customStyle="1" w:styleId="FootnoteTextChar">
    <w:name w:val="Footnote Text Char"/>
    <w:basedOn w:val="DefaultParagraphFont"/>
    <w:link w:val="FootnoteText"/>
    <w:uiPriority w:val="99"/>
    <w:rsid w:val="008F41DA"/>
    <w:rPr>
      <w:sz w:val="20"/>
      <w:szCs w:val="20"/>
    </w:rPr>
  </w:style>
  <w:style w:type="character" w:styleId="FootnoteReference">
    <w:name w:val="footnote reference"/>
    <w:basedOn w:val="DefaultParagraphFont"/>
    <w:uiPriority w:val="99"/>
    <w:semiHidden/>
    <w:unhideWhenUsed/>
    <w:rsid w:val="008F41DA"/>
    <w:rPr>
      <w:vertAlign w:val="superscript"/>
    </w:rPr>
  </w:style>
  <w:style w:type="paragraph" w:styleId="NormalWeb">
    <w:name w:val="Normal (Web)"/>
    <w:basedOn w:val="Normal"/>
    <w:uiPriority w:val="99"/>
    <w:semiHidden/>
    <w:unhideWhenUsed/>
    <w:rsid w:val="008032E8"/>
    <w:rPr>
      <w:rFonts w:ascii="Times New Roman" w:hAnsi="Times New Roman" w:cs="Times New Roman"/>
    </w:rPr>
  </w:style>
  <w:style w:type="character" w:styleId="Hyperlink">
    <w:name w:val="Hyperlink"/>
    <w:basedOn w:val="DefaultParagraphFont"/>
    <w:uiPriority w:val="99"/>
    <w:unhideWhenUsed/>
    <w:rsid w:val="008032E8"/>
    <w:rPr>
      <w:color w:val="467886" w:themeColor="hyperlink"/>
      <w:u w:val="single"/>
    </w:rPr>
  </w:style>
  <w:style w:type="character" w:styleId="UnresolvedMention">
    <w:name w:val="Unresolved Mention"/>
    <w:basedOn w:val="DefaultParagraphFont"/>
    <w:uiPriority w:val="99"/>
    <w:semiHidden/>
    <w:unhideWhenUsed/>
    <w:rsid w:val="008032E8"/>
    <w:rPr>
      <w:color w:val="605E5C"/>
      <w:shd w:val="clear" w:color="auto" w:fill="E1DFDD"/>
    </w:rPr>
  </w:style>
  <w:style w:type="paragraph" w:styleId="Caption">
    <w:name w:val="caption"/>
    <w:basedOn w:val="Normal"/>
    <w:next w:val="Normal"/>
    <w:uiPriority w:val="35"/>
    <w:unhideWhenUsed/>
    <w:qFormat/>
    <w:rsid w:val="002C4F0D"/>
    <w:pPr>
      <w:spacing w:after="200" w:line="240" w:lineRule="auto"/>
    </w:pPr>
    <w:rPr>
      <w:i/>
      <w:iCs/>
      <w:color w:val="0E2841" w:themeColor="text2"/>
      <w:sz w:val="18"/>
      <w:szCs w:val="18"/>
    </w:rPr>
  </w:style>
  <w:style w:type="paragraph" w:styleId="NoSpacing">
    <w:name w:val="No Spacing"/>
    <w:uiPriority w:val="1"/>
    <w:qFormat/>
    <w:rsid w:val="00D539C9"/>
    <w:pPr>
      <w:spacing w:after="0" w:line="240" w:lineRule="auto"/>
    </w:pPr>
  </w:style>
  <w:style w:type="paragraph" w:styleId="EndnoteText">
    <w:name w:val="endnote text"/>
    <w:basedOn w:val="Normal"/>
    <w:link w:val="EndnoteTextChar"/>
    <w:uiPriority w:val="99"/>
    <w:semiHidden/>
    <w:unhideWhenUsed/>
    <w:rsid w:val="00FC7E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C7E0E"/>
    <w:rPr>
      <w:sz w:val="20"/>
      <w:szCs w:val="20"/>
    </w:rPr>
  </w:style>
  <w:style w:type="character" w:styleId="EndnoteReference">
    <w:name w:val="endnote reference"/>
    <w:basedOn w:val="DefaultParagraphFont"/>
    <w:uiPriority w:val="99"/>
    <w:semiHidden/>
    <w:unhideWhenUsed/>
    <w:rsid w:val="00FC7E0E"/>
    <w:rPr>
      <w:vertAlign w:val="superscript"/>
    </w:rPr>
  </w:style>
  <w:style w:type="character" w:styleId="CommentReference">
    <w:name w:val="annotation reference"/>
    <w:basedOn w:val="DefaultParagraphFont"/>
    <w:uiPriority w:val="99"/>
    <w:semiHidden/>
    <w:unhideWhenUsed/>
    <w:rsid w:val="00F1387E"/>
    <w:rPr>
      <w:sz w:val="16"/>
      <w:szCs w:val="16"/>
    </w:rPr>
  </w:style>
  <w:style w:type="paragraph" w:styleId="CommentText">
    <w:name w:val="annotation text"/>
    <w:basedOn w:val="Normal"/>
    <w:link w:val="CommentTextChar"/>
    <w:uiPriority w:val="99"/>
    <w:unhideWhenUsed/>
    <w:rsid w:val="00F1387E"/>
    <w:pPr>
      <w:spacing w:line="240" w:lineRule="auto"/>
    </w:pPr>
    <w:rPr>
      <w:sz w:val="20"/>
      <w:szCs w:val="20"/>
      <w:lang w:val="en-GB"/>
    </w:rPr>
  </w:style>
  <w:style w:type="character" w:customStyle="1" w:styleId="CommentTextChar">
    <w:name w:val="Comment Text Char"/>
    <w:basedOn w:val="DefaultParagraphFont"/>
    <w:link w:val="CommentText"/>
    <w:uiPriority w:val="99"/>
    <w:rsid w:val="00F1387E"/>
    <w:rPr>
      <w:sz w:val="20"/>
      <w:szCs w:val="20"/>
      <w:lang w:val="en-GB"/>
    </w:rPr>
  </w:style>
  <w:style w:type="paragraph" w:styleId="Revision">
    <w:name w:val="Revision"/>
    <w:hidden/>
    <w:uiPriority w:val="99"/>
    <w:semiHidden/>
    <w:rsid w:val="003B4510"/>
    <w:pPr>
      <w:spacing w:after="0" w:line="240" w:lineRule="auto"/>
    </w:pPr>
  </w:style>
  <w:style w:type="character" w:styleId="FollowedHyperlink">
    <w:name w:val="FollowedHyperlink"/>
    <w:basedOn w:val="DefaultParagraphFont"/>
    <w:uiPriority w:val="99"/>
    <w:semiHidden/>
    <w:unhideWhenUsed/>
    <w:rsid w:val="000A5DC2"/>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E2248B"/>
    <w:rPr>
      <w:b/>
      <w:bCs/>
      <w:lang w:val="en-IE"/>
    </w:rPr>
  </w:style>
  <w:style w:type="character" w:customStyle="1" w:styleId="CommentSubjectChar">
    <w:name w:val="Comment Subject Char"/>
    <w:basedOn w:val="CommentTextChar"/>
    <w:link w:val="CommentSubject"/>
    <w:uiPriority w:val="99"/>
    <w:semiHidden/>
    <w:rsid w:val="00E2248B"/>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AC388-EA3B-4FC8-BCA4-D9FC19D82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8</Pages>
  <Words>5151</Words>
  <Characters>29361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Beatty</dc:creator>
  <cp:keywords/>
  <dc:description/>
  <cp:lastModifiedBy>Adam Beatty</cp:lastModifiedBy>
  <cp:revision>365</cp:revision>
  <dcterms:created xsi:type="dcterms:W3CDTF">2026-06-23T08:56:00Z</dcterms:created>
  <dcterms:modified xsi:type="dcterms:W3CDTF">2026-07-20T15:11:00Z</dcterms:modified>
</cp:coreProperties>
</file>